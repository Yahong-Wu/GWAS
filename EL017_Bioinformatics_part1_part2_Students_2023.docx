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385256841"/>
        <w:docPartObj>
          <w:docPartGallery w:val="Cover Pages"/>
          <w:docPartUnique/>
        </w:docPartObj>
      </w:sdtPr>
      <w:sdtEndPr/>
      <w:sdtContent>
        <w:p w14:paraId="6D5053A7" w14:textId="77777777" w:rsidR="00F751E7" w:rsidRDefault="00F751E7">
          <w:r>
            <w:rPr>
              <w:noProof/>
              <w:lang w:val="en-US" w:eastAsia="zh-CN"/>
            </w:rPr>
            <mc:AlternateContent>
              <mc:Choice Requires="wpg">
                <w:drawing>
                  <wp:anchor distT="0" distB="0" distL="114300" distR="114300" simplePos="0" relativeHeight="251659264" behindDoc="0" locked="0" layoutInCell="0" allowOverlap="1" wp14:anchorId="1E2E912E" wp14:editId="7B84621B">
                    <wp:simplePos x="0" y="0"/>
                    <wp:positionH relativeFrom="page">
                      <wp:align>center</wp:align>
                    </wp:positionH>
                    <wp:positionV relativeFrom="margin">
                      <wp:align>center</wp:align>
                    </wp:positionV>
                    <wp:extent cx="7772400" cy="7686675"/>
                    <wp:effectExtent l="38100" t="0" r="40640" b="47625"/>
                    <wp:wrapNone/>
                    <wp:docPr id="40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1765" cy="7686675"/>
                              <a:chOff x="0" y="2294"/>
                              <a:chExt cx="12240" cy="12105"/>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sz w:val="96"/>
                                      <w:szCs w:val="96"/>
                                      <w14:numForm w14:val="oldStyle"/>
                                    </w:rPr>
                                    <w:alias w:val="Year"/>
                                    <w:id w:val="18366977"/>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EndPr/>
                                  <w:sdtContent>
                                    <w:p w14:paraId="0E02D899" w14:textId="615918A5" w:rsidR="00F751E7" w:rsidRDefault="00652150">
                                      <w:pPr>
                                        <w:jc w:val="right"/>
                                        <w:rPr>
                                          <w:sz w:val="96"/>
                                          <w:szCs w:val="96"/>
                                          <w14:numForm w14:val="oldStyle"/>
                                        </w:rPr>
                                      </w:pPr>
                                      <w:r>
                                        <w:rPr>
                                          <w:sz w:val="96"/>
                                          <w:szCs w:val="96"/>
                                          <w:lang w:val="en-US"/>
                                          <w14:numForm w14:val="oldStyle"/>
                                        </w:rPr>
                                        <w:t>2</w:t>
                                      </w:r>
                                      <w:r w:rsidR="00E52790">
                                        <w:rPr>
                                          <w:sz w:val="96"/>
                                          <w:szCs w:val="96"/>
                                          <w:lang w:val="en-US"/>
                                          <w14:numForm w14:val="oldStyle"/>
                                        </w:rPr>
                                        <w:t>2</w:t>
                                      </w:r>
                                    </w:p>
                                  </w:sdtContent>
                                </w:sdt>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lang w:val="en-US"/>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14:paraId="05772526" w14:textId="3D6A57EB" w:rsidR="00F751E7" w:rsidRPr="00F751E7" w:rsidRDefault="005547E8">
                                      <w:pPr>
                                        <w:spacing w:after="0"/>
                                        <w:rPr>
                                          <w:b/>
                                          <w:bCs/>
                                          <w:color w:val="1F497D" w:themeColor="text2"/>
                                          <w:sz w:val="72"/>
                                          <w:szCs w:val="72"/>
                                          <w:lang w:val="en-US"/>
                                        </w:rPr>
                                      </w:pPr>
                                      <w:r>
                                        <w:rPr>
                                          <w:b/>
                                          <w:bCs/>
                                          <w:color w:val="1F497D" w:themeColor="text2"/>
                                          <w:sz w:val="72"/>
                                          <w:szCs w:val="72"/>
                                          <w:lang w:val="en-US"/>
                                        </w:rPr>
                                        <w:t>Bioinformatic Tools Practical</w:t>
                                      </w:r>
                                    </w:p>
                                  </w:sdtContent>
                                </w:sdt>
                                <w:sdt>
                                  <w:sdtPr>
                                    <w:rPr>
                                      <w:b/>
                                      <w:bCs/>
                                      <w:color w:val="4F81BD" w:themeColor="accent1"/>
                                      <w:sz w:val="40"/>
                                      <w:szCs w:val="40"/>
                                      <w:lang w:val="en-US"/>
                                    </w:rPr>
                                    <w:alias w:val="Subtitle"/>
                                    <w:id w:val="15866538"/>
                                    <w:dataBinding w:prefixMappings="xmlns:ns0='http://schemas.openxmlformats.org/package/2006/metadata/core-properties' xmlns:ns1='http://purl.org/dc/elements/1.1/'" w:xpath="/ns0:coreProperties[1]/ns1:subject[1]" w:storeItemID="{6C3C8BC8-F283-45AE-878A-BAB7291924A1}"/>
                                    <w:text/>
                                  </w:sdtPr>
                                  <w:sdtEndPr/>
                                  <w:sdtContent>
                                    <w:p w14:paraId="46D8C6C5" w14:textId="5EF5CC2A" w:rsidR="00F751E7" w:rsidRPr="00F751E7" w:rsidRDefault="00025A96">
                                      <w:pPr>
                                        <w:rPr>
                                          <w:b/>
                                          <w:bCs/>
                                          <w:color w:val="4F81BD" w:themeColor="accent1"/>
                                          <w:sz w:val="40"/>
                                          <w:szCs w:val="40"/>
                                          <w:lang w:val="en-US"/>
                                        </w:rPr>
                                      </w:pPr>
                                      <w:r>
                                        <w:rPr>
                                          <w:b/>
                                          <w:bCs/>
                                          <w:color w:val="4F81BD" w:themeColor="accent1"/>
                                          <w:sz w:val="40"/>
                                          <w:szCs w:val="40"/>
                                          <w:lang w:val="en-US"/>
                                        </w:rPr>
                                        <w:t>EL017</w:t>
                                      </w:r>
                                    </w:p>
                                  </w:sdtContent>
                                </w:sdt>
                                <w:p w14:paraId="2910540A" w14:textId="7C4C02E4" w:rsidR="00F751E7" w:rsidRPr="00183325" w:rsidRDefault="005A2C6D">
                                  <w:pPr>
                                    <w:rPr>
                                      <w:b/>
                                      <w:bCs/>
                                      <w:color w:val="000000" w:themeColor="text1"/>
                                      <w:sz w:val="32"/>
                                      <w:szCs w:val="32"/>
                                    </w:rPr>
                                  </w:pPr>
                                  <w:r w:rsidRPr="00183325">
                                    <w:rPr>
                                      <w:b/>
                                      <w:bCs/>
                                      <w:color w:val="000000" w:themeColor="text1"/>
                                      <w:sz w:val="32"/>
                                      <w:szCs w:val="32"/>
                                    </w:rPr>
                                    <w:t xml:space="preserve">Vid </w:t>
                                  </w:r>
                                  <w:r w:rsidR="00A66C59" w:rsidRPr="00183325">
                                    <w:rPr>
                                      <w:b/>
                                      <w:bCs/>
                                      <w:color w:val="000000" w:themeColor="text1"/>
                                      <w:sz w:val="32"/>
                                      <w:szCs w:val="32"/>
                                    </w:rPr>
                                    <w:t>Prijatelj</w:t>
                                  </w:r>
                                  <w:r w:rsidR="005547E8" w:rsidRPr="00183325">
                                    <w:rPr>
                                      <w:b/>
                                      <w:bCs/>
                                      <w:color w:val="000000" w:themeColor="text1"/>
                                      <w:sz w:val="32"/>
                                      <w:szCs w:val="32"/>
                                    </w:rPr>
                                    <w:t xml:space="preserve"> &amp; Cindy Boer </w:t>
                                  </w:r>
                                  <w:r w:rsidR="00183325" w:rsidRPr="00183325">
                                    <w:rPr>
                                      <w:b/>
                                      <w:bCs/>
                                      <w:color w:val="000000" w:themeColor="text1"/>
                                      <w:sz w:val="32"/>
                                      <w:szCs w:val="32"/>
                                    </w:rPr>
                                    <w:t>&amp; Linda B</w:t>
                                  </w:r>
                                  <w:r w:rsidR="00183325">
                                    <w:rPr>
                                      <w:b/>
                                      <w:bCs/>
                                      <w:color w:val="000000" w:themeColor="text1"/>
                                      <w:sz w:val="32"/>
                                      <w:szCs w:val="32"/>
                                    </w:rPr>
                                    <w:t>roer</w:t>
                                  </w: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0</wp14:pctHeight>
                    </wp14:sizeRelV>
                  </wp:anchor>
                </w:drawing>
              </mc:Choice>
              <mc:Fallback>
                <w:pict>
                  <v:group w14:anchorId="1E2E912E" id="Group 3" o:spid="_x0000_s1026" style="position:absolute;margin-left:0;margin-top:0;width:612pt;height:605.25pt;z-index:251659264;mso-width-percent:1000;mso-position-horizontal:center;mso-position-horizontal-relative:page;mso-position-vertical:center;mso-position-vertical-relative:margin;mso-width-percent:1000;mso-height-relative:margin" coordorigin=",2294" coordsize="12240,12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" o:allowincell="f">
                    <v:group id="Group 4" o:spid="_x0000_s1027" style="position:absolute;top:9661;width:12240;height:4738"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group id="Group 5"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Freeform 6"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" path="m,1038l,2411,4102,3432,4102,,,1038xe" fillcolor="#d3dfee" stroked="f">
                        <v:fill opacity="46003f"/>
                        <v:path arrowok="t" o:connecttype="custom" o:connectlocs="0,1038;0,2411;4102,3432;4102,0;0,1038" o:connectangles="0,0,0,0,0"/>
                      </v:shape>
                    </v:group>
                    <v:rect id="Rectangle 16" o:spid="_x0000_s1038" style="position:absolute;left:6494;top:11160;width:4998;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" filled="f" stroked="f">
                      <v:textbox style="mso-fit-shape-to-text:t">
                        <w:txbxContent>
                          <w:sdt>
                            <w:sdtPr>
                              <w:rPr>
                                <w:sz w:val="96"/>
                                <w:szCs w:val="96"/>
                                <w14:numForm w14:val="oldStyle"/>
                              </w:rPr>
                              <w:alias w:val="Year"/>
                              <w:id w:val="18366977"/>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EndPr/>
                            <w:sdtContent>
                              <w:p w14:paraId="0E02D899" w14:textId="615918A5" w:rsidR="00F751E7" w:rsidRDefault="00652150">
                                <w:pPr>
                                  <w:jc w:val="right"/>
                                  <w:rPr>
                                    <w:sz w:val="96"/>
                                    <w:szCs w:val="96"/>
                                    <w14:numForm w14:val="oldStyle"/>
                                  </w:rPr>
                                </w:pPr>
                                <w:r>
                                  <w:rPr>
                                    <w:sz w:val="96"/>
                                    <w:szCs w:val="96"/>
                                    <w:lang w:val="en-US"/>
                                    <w14:numForm w14:val="oldStyle"/>
                                  </w:rPr>
                                  <w:t>2</w:t>
                                </w:r>
                                <w:r w:rsidR="00E52790">
                                  <w:rPr>
                                    <w:sz w:val="96"/>
                                    <w:szCs w:val="96"/>
                                    <w:lang w:val="en-US"/>
                                    <w14:numForm w14:val="oldStyle"/>
                                  </w:rPr>
                                  <w:t>2</w:t>
                                </w:r>
                              </w:p>
                            </w:sdtContent>
                          </w:sdt>
                        </w:txbxContent>
                      </v:textbox>
                    </v:rect>
                    <v:rect id="Rectangle 17" o:spid="_x0000_s1039" style="position:absolute;left:1800;top:2294;width:8638;height:726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" filled="f" stroked="f">
                      <v:textbox>
                        <w:txbxContent>
                          <w:sdt>
                            <w:sdtPr>
                              <w:rPr>
                                <w:b/>
                                <w:bCs/>
                                <w:color w:val="1F497D" w:themeColor="text2"/>
                                <w:sz w:val="72"/>
                                <w:szCs w:val="72"/>
                                <w:lang w:val="en-US"/>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14:paraId="05772526" w14:textId="3D6A57EB" w:rsidR="00F751E7" w:rsidRPr="00F751E7" w:rsidRDefault="005547E8">
                                <w:pPr>
                                  <w:spacing w:after="0"/>
                                  <w:rPr>
                                    <w:b/>
                                    <w:bCs/>
                                    <w:color w:val="1F497D" w:themeColor="text2"/>
                                    <w:sz w:val="72"/>
                                    <w:szCs w:val="72"/>
                                    <w:lang w:val="en-US"/>
                                  </w:rPr>
                                </w:pPr>
                                <w:r>
                                  <w:rPr>
                                    <w:b/>
                                    <w:bCs/>
                                    <w:color w:val="1F497D" w:themeColor="text2"/>
                                    <w:sz w:val="72"/>
                                    <w:szCs w:val="72"/>
                                    <w:lang w:val="en-US"/>
                                  </w:rPr>
                                  <w:t>Bioinformatic Tools Practical</w:t>
                                </w:r>
                              </w:p>
                            </w:sdtContent>
                          </w:sdt>
                          <w:sdt>
                            <w:sdtPr>
                              <w:rPr>
                                <w:b/>
                                <w:bCs/>
                                <w:color w:val="4F81BD" w:themeColor="accent1"/>
                                <w:sz w:val="40"/>
                                <w:szCs w:val="40"/>
                                <w:lang w:val="en-US"/>
                              </w:rPr>
                              <w:alias w:val="Subtitle"/>
                              <w:id w:val="15866538"/>
                              <w:dataBinding w:prefixMappings="xmlns:ns0='http://schemas.openxmlformats.org/package/2006/metadata/core-properties' xmlns:ns1='http://purl.org/dc/elements/1.1/'" w:xpath="/ns0:coreProperties[1]/ns1:subject[1]" w:storeItemID="{6C3C8BC8-F283-45AE-878A-BAB7291924A1}"/>
                              <w:text/>
                            </w:sdtPr>
                            <w:sdtEndPr/>
                            <w:sdtContent>
                              <w:p w14:paraId="46D8C6C5" w14:textId="5EF5CC2A" w:rsidR="00F751E7" w:rsidRPr="00F751E7" w:rsidRDefault="00025A96">
                                <w:pPr>
                                  <w:rPr>
                                    <w:b/>
                                    <w:bCs/>
                                    <w:color w:val="4F81BD" w:themeColor="accent1"/>
                                    <w:sz w:val="40"/>
                                    <w:szCs w:val="40"/>
                                    <w:lang w:val="en-US"/>
                                  </w:rPr>
                                </w:pPr>
                                <w:r>
                                  <w:rPr>
                                    <w:b/>
                                    <w:bCs/>
                                    <w:color w:val="4F81BD" w:themeColor="accent1"/>
                                    <w:sz w:val="40"/>
                                    <w:szCs w:val="40"/>
                                    <w:lang w:val="en-US"/>
                                  </w:rPr>
                                  <w:t>EL017</w:t>
                                </w:r>
                              </w:p>
                            </w:sdtContent>
                          </w:sdt>
                          <w:p w14:paraId="2910540A" w14:textId="7C4C02E4" w:rsidR="00F751E7" w:rsidRPr="00183325" w:rsidRDefault="005A2C6D">
                            <w:pPr>
                              <w:rPr>
                                <w:b/>
                                <w:bCs/>
                                <w:color w:val="000000" w:themeColor="text1"/>
                                <w:sz w:val="32"/>
                                <w:szCs w:val="32"/>
                              </w:rPr>
                            </w:pPr>
                            <w:r w:rsidRPr="00183325">
                              <w:rPr>
                                <w:b/>
                                <w:bCs/>
                                <w:color w:val="000000" w:themeColor="text1"/>
                                <w:sz w:val="32"/>
                                <w:szCs w:val="32"/>
                              </w:rPr>
                              <w:t xml:space="preserve">Vid </w:t>
                            </w:r>
                            <w:r w:rsidR="00A66C59" w:rsidRPr="00183325">
                              <w:rPr>
                                <w:b/>
                                <w:bCs/>
                                <w:color w:val="000000" w:themeColor="text1"/>
                                <w:sz w:val="32"/>
                                <w:szCs w:val="32"/>
                              </w:rPr>
                              <w:t>Prijatelj</w:t>
                            </w:r>
                            <w:r w:rsidR="005547E8" w:rsidRPr="00183325">
                              <w:rPr>
                                <w:b/>
                                <w:bCs/>
                                <w:color w:val="000000" w:themeColor="text1"/>
                                <w:sz w:val="32"/>
                                <w:szCs w:val="32"/>
                              </w:rPr>
                              <w:t xml:space="preserve"> &amp; Cindy Boer </w:t>
                            </w:r>
                            <w:r w:rsidR="00183325" w:rsidRPr="00183325">
                              <w:rPr>
                                <w:b/>
                                <w:bCs/>
                                <w:color w:val="000000" w:themeColor="text1"/>
                                <w:sz w:val="32"/>
                                <w:szCs w:val="32"/>
                              </w:rPr>
                              <w:t>&amp; Linda B</w:t>
                            </w:r>
                            <w:r w:rsidR="00183325">
                              <w:rPr>
                                <w:b/>
                                <w:bCs/>
                                <w:color w:val="000000" w:themeColor="text1"/>
                                <w:sz w:val="32"/>
                                <w:szCs w:val="32"/>
                              </w:rPr>
                              <w:t>roer</w:t>
                            </w:r>
                          </w:p>
                        </w:txbxContent>
                      </v:textbox>
                    </v:rect>
                    <w10:wrap anchorx="page" anchory="margin"/>
                  </v:group>
                </w:pict>
              </mc:Fallback>
            </mc:AlternateContent>
          </w:r>
          <w:r>
            <w:br w:type="page"/>
          </w:r>
          <w:r w:rsidRPr="00734F84">
            <w:rPr>
              <w:noProof/>
              <w:lang w:val="en-US" w:eastAsia="zh-CN"/>
            </w:rPr>
            <w:drawing>
              <wp:anchor distT="0" distB="0" distL="114300" distR="114300" simplePos="0" relativeHeight="251663360" behindDoc="1" locked="0" layoutInCell="1" allowOverlap="1" wp14:anchorId="20B4A231" wp14:editId="4CBEF95B">
                <wp:simplePos x="0" y="0"/>
                <wp:positionH relativeFrom="column">
                  <wp:posOffset>1414780</wp:posOffset>
                </wp:positionH>
                <wp:positionV relativeFrom="paragraph">
                  <wp:posOffset>1280160</wp:posOffset>
                </wp:positionV>
                <wp:extent cx="2834005" cy="836930"/>
                <wp:effectExtent l="0" t="0" r="4445" b="1270"/>
                <wp:wrapTight wrapText="bothSides">
                  <wp:wrapPolygon edited="0">
                    <wp:start x="0" y="0"/>
                    <wp:lineTo x="0" y="21141"/>
                    <wp:lineTo x="21489" y="21141"/>
                    <wp:lineTo x="2148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tisch_Lab_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4005" cy="836930"/>
                        </a:xfrm>
                        <a:prstGeom prst="rect">
                          <a:avLst/>
                        </a:prstGeom>
                      </pic:spPr>
                    </pic:pic>
                  </a:graphicData>
                </a:graphic>
                <wp14:sizeRelH relativeFrom="page">
                  <wp14:pctWidth>0</wp14:pctWidth>
                </wp14:sizeRelH>
                <wp14:sizeRelV relativeFrom="page">
                  <wp14:pctHeight>0</wp14:pctHeight>
                </wp14:sizeRelV>
              </wp:anchor>
            </w:drawing>
          </w:r>
          <w:r w:rsidRPr="00734F84">
            <w:rPr>
              <w:noProof/>
              <w:lang w:val="en-US" w:eastAsia="zh-CN"/>
            </w:rPr>
            <w:drawing>
              <wp:anchor distT="0" distB="0" distL="114300" distR="114300" simplePos="0" relativeHeight="251661312" behindDoc="0" locked="0" layoutInCell="1" allowOverlap="1" wp14:anchorId="557103CE" wp14:editId="6BABD751">
                <wp:simplePos x="0" y="0"/>
                <wp:positionH relativeFrom="column">
                  <wp:posOffset>1524635</wp:posOffset>
                </wp:positionH>
                <wp:positionV relativeFrom="paragraph">
                  <wp:posOffset>65405</wp:posOffset>
                </wp:positionV>
                <wp:extent cx="2457450" cy="965835"/>
                <wp:effectExtent l="0" t="0" r="0"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rasmus-mc.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7450" cy="965835"/>
                        </a:xfrm>
                        <a:prstGeom prst="rect">
                          <a:avLst/>
                        </a:prstGeom>
                      </pic:spPr>
                    </pic:pic>
                  </a:graphicData>
                </a:graphic>
                <wp14:sizeRelH relativeFrom="page">
                  <wp14:pctWidth>0</wp14:pctWidth>
                </wp14:sizeRelH>
                <wp14:sizeRelV relativeFrom="page">
                  <wp14:pctHeight>0</wp14:pctHeight>
                </wp14:sizeRelV>
              </wp:anchor>
            </w:drawing>
          </w:r>
        </w:p>
      </w:sdtContent>
    </w:sdt>
    <w:p w14:paraId="59F96A92" w14:textId="77777777" w:rsidR="00B04D76" w:rsidRDefault="00B04D76" w:rsidP="00B04D76">
      <w:pPr>
        <w:pStyle w:val="Heading1"/>
        <w:rPr>
          <w:lang w:val="en-US"/>
        </w:rPr>
      </w:pPr>
      <w:r>
        <w:rPr>
          <w:lang w:val="en-US"/>
        </w:rPr>
        <w:lastRenderedPageBreak/>
        <w:t>Foreword</w:t>
      </w:r>
    </w:p>
    <w:p w14:paraId="089868CE" w14:textId="36AD0449" w:rsidR="00B04D76" w:rsidRDefault="005547E8" w:rsidP="00EA0403">
      <w:pPr>
        <w:rPr>
          <w:lang w:val="en-US"/>
        </w:rPr>
      </w:pPr>
      <w:r>
        <w:rPr>
          <w:lang w:val="en-US"/>
        </w:rPr>
        <w:t xml:space="preserve">All of the tools and databases in this practical are web-browser based, but some web-browsers work better than others. Please use Chrome or Firefox – sometimes issues with Edge/Internet explorer arise. </w:t>
      </w:r>
    </w:p>
    <w:p w14:paraId="3DA63032" w14:textId="0098FFC2" w:rsidR="00831B3E" w:rsidRPr="00F751E7" w:rsidRDefault="00F751E7" w:rsidP="00F751E7">
      <w:pPr>
        <w:pStyle w:val="Heading1"/>
        <w:rPr>
          <w:lang w:val="en-US"/>
        </w:rPr>
      </w:pPr>
      <w:r w:rsidRPr="00F751E7">
        <w:rPr>
          <w:lang w:val="en-US"/>
        </w:rPr>
        <w:t>Objective</w:t>
      </w:r>
    </w:p>
    <w:p w14:paraId="41AF535D" w14:textId="0B17CC75" w:rsidR="00AF5D6D" w:rsidRDefault="005547E8" w:rsidP="005547E8">
      <w:pPr>
        <w:rPr>
          <w:lang w:val="en-IE"/>
        </w:rPr>
      </w:pPr>
      <w:r w:rsidRPr="005547E8">
        <w:rPr>
          <w:lang w:val="en-IE"/>
        </w:rPr>
        <w:t>he objective of this practical is to get acquainted with a number of online bioinformatics tools and databases for the annotation of GWAS</w:t>
      </w:r>
      <w:r>
        <w:rPr>
          <w:lang w:val="en-IE"/>
        </w:rPr>
        <w:t>.</w:t>
      </w:r>
    </w:p>
    <w:p w14:paraId="2B0B6013" w14:textId="180082B4" w:rsidR="00183325" w:rsidRPr="005547E8" w:rsidRDefault="00183325" w:rsidP="005547E8">
      <w:pPr>
        <w:rPr>
          <w:lang w:val="en-US"/>
        </w:rPr>
      </w:pPr>
      <w:r>
        <w:rPr>
          <w:lang w:val="en-IE"/>
        </w:rPr>
        <w:t>Feel free to do this with some of your own variants or genes you are interested in, or ask us questions how you could use databases/</w:t>
      </w:r>
      <w:r w:rsidR="00584177">
        <w:rPr>
          <w:lang w:val="en-IE"/>
        </w:rPr>
        <w:t>bioinformatics</w:t>
      </w:r>
      <w:r>
        <w:rPr>
          <w:lang w:val="en-IE"/>
        </w:rPr>
        <w:t xml:space="preserve"> tools in your own research.</w:t>
      </w:r>
    </w:p>
    <w:p w14:paraId="38E72F9A" w14:textId="77777777" w:rsidR="00F751E7" w:rsidRDefault="00F751E7" w:rsidP="00F751E7">
      <w:pPr>
        <w:pStyle w:val="Heading1"/>
        <w:rPr>
          <w:lang w:val="en-US"/>
        </w:rPr>
      </w:pPr>
      <w:r>
        <w:rPr>
          <w:lang w:val="en-US"/>
        </w:rPr>
        <w:t>Introduction</w:t>
      </w:r>
    </w:p>
    <w:p w14:paraId="379691CB" w14:textId="77777777" w:rsidR="005547E8" w:rsidRPr="005547E8" w:rsidRDefault="005547E8" w:rsidP="005547E8">
      <w:pPr>
        <w:pStyle w:val="Heading2"/>
        <w:rPr>
          <w:rFonts w:asciiTheme="minorHAnsi" w:hAnsiTheme="minorHAnsi"/>
          <w:sz w:val="22"/>
          <w:szCs w:val="22"/>
          <w:lang w:val="en-GB"/>
        </w:rPr>
      </w:pPr>
      <w:r w:rsidRPr="005547E8">
        <w:rPr>
          <w:rFonts w:asciiTheme="minorHAnsi" w:hAnsiTheme="minorHAnsi"/>
          <w:sz w:val="22"/>
          <w:szCs w:val="22"/>
          <w:lang w:val="en-GB"/>
        </w:rPr>
        <w:t>Results from a genome-wide association study on hand Osteoarthritis</w:t>
      </w:r>
    </w:p>
    <w:p w14:paraId="2663F702" w14:textId="731F16B9" w:rsidR="005547E8" w:rsidRDefault="005547E8" w:rsidP="005547E8">
      <w:pPr>
        <w:pStyle w:val="NoSpacing"/>
        <w:spacing w:line="276" w:lineRule="auto"/>
        <w:rPr>
          <w:lang w:val="en-IE"/>
        </w:rPr>
      </w:pPr>
      <w:r w:rsidRPr="00A35966">
        <w:rPr>
          <w:lang w:val="en-IE"/>
        </w:rPr>
        <w:t xml:space="preserve">For this first part of the practical we will be looking at the results of a (real) genome-wide association study (GWAS) on osteoarthritis of the hand. Osteoarthritis is a degenerative joint disease characterized by the breakdown of joint cartilage(chondrocytes) and the underlying bone (osteoblasts) in the affected joint. Osteoarthritis is a complex disease meaning that both genetic and environmental factors influence the disease risk, for osteoarthritis of the hand the heritability is  estimated to be around ~60%, and well known environmental factors are obesity and mechanical loading. </w:t>
      </w:r>
    </w:p>
    <w:p w14:paraId="0AB7AE92" w14:textId="43B0D827" w:rsidR="005547E8" w:rsidRDefault="005547E8" w:rsidP="005547E8">
      <w:pPr>
        <w:pStyle w:val="NoSpacing"/>
        <w:spacing w:line="276" w:lineRule="auto"/>
        <w:rPr>
          <w:lang w:val="en-IE"/>
        </w:rPr>
      </w:pPr>
    </w:p>
    <w:p w14:paraId="7B66EAE1" w14:textId="15F4A615" w:rsidR="00E70E2E" w:rsidRPr="00A35966" w:rsidRDefault="00E70E2E" w:rsidP="00E70E2E">
      <w:pPr>
        <w:pStyle w:val="NoSpacing"/>
        <w:spacing w:line="276" w:lineRule="auto"/>
        <w:rPr>
          <w:lang w:val="en-IE"/>
        </w:rPr>
      </w:pPr>
      <w:r w:rsidRPr="00A35966">
        <w:rPr>
          <w:lang w:val="en-IE"/>
        </w:rPr>
        <w:t>You have performed a GWAS on ~8,700 individuals, to analyse your results you have uploaded them into the FUMA tool (online tool for Functional Mapping and Annotation of GWAS)</w:t>
      </w:r>
      <w:r>
        <w:rPr>
          <w:lang w:val="en-IE"/>
        </w:rPr>
        <w:t>.</w:t>
      </w:r>
    </w:p>
    <w:p w14:paraId="364DA0EA" w14:textId="77777777" w:rsidR="00E70E2E" w:rsidRPr="00A35966" w:rsidRDefault="00E70E2E" w:rsidP="00E70E2E">
      <w:pPr>
        <w:pStyle w:val="NoSpacing"/>
        <w:spacing w:line="276" w:lineRule="auto"/>
        <w:rPr>
          <w:lang w:val="en-IE"/>
        </w:rPr>
      </w:pPr>
    </w:p>
    <w:p w14:paraId="5B230F7E" w14:textId="77777777" w:rsidR="00E70E2E" w:rsidRPr="00A35966" w:rsidRDefault="00E70E2E" w:rsidP="00E70E2E">
      <w:pPr>
        <w:pStyle w:val="NoSpacing"/>
        <w:numPr>
          <w:ilvl w:val="0"/>
          <w:numId w:val="24"/>
        </w:numPr>
        <w:spacing w:line="276" w:lineRule="auto"/>
        <w:rPr>
          <w:lang w:val="en-IE"/>
        </w:rPr>
      </w:pPr>
      <w:r w:rsidRPr="00A35966">
        <w:rPr>
          <w:lang w:val="en-IE"/>
        </w:rPr>
        <w:t xml:space="preserve">Go to: </w:t>
      </w:r>
      <w:hyperlink r:id="rId11" w:history="1">
        <w:r w:rsidRPr="00A35966">
          <w:rPr>
            <w:rStyle w:val="Hyperlink"/>
            <w:lang w:val="en-IE"/>
          </w:rPr>
          <w:t>http://fuma.ctglab.nl/</w:t>
        </w:r>
      </w:hyperlink>
      <w:r w:rsidRPr="00A35966">
        <w:rPr>
          <w:lang w:val="en-IE"/>
        </w:rPr>
        <w:t xml:space="preserve"> </w:t>
      </w:r>
    </w:p>
    <w:p w14:paraId="6B16307C" w14:textId="77777777" w:rsidR="00E70E2E" w:rsidRPr="00A35966" w:rsidRDefault="00E70E2E" w:rsidP="00E70E2E">
      <w:pPr>
        <w:pStyle w:val="NoSpacing"/>
        <w:numPr>
          <w:ilvl w:val="0"/>
          <w:numId w:val="24"/>
        </w:numPr>
        <w:spacing w:line="276" w:lineRule="auto"/>
        <w:rPr>
          <w:lang w:val="en-IE"/>
        </w:rPr>
      </w:pPr>
      <w:r w:rsidRPr="00A35966">
        <w:rPr>
          <w:lang w:val="en-IE"/>
        </w:rPr>
        <w:t xml:space="preserve">And Login using: </w:t>
      </w:r>
    </w:p>
    <w:p w14:paraId="4D4EEB79" w14:textId="77777777" w:rsidR="00E70E2E" w:rsidRPr="00A35966" w:rsidRDefault="00E70E2E" w:rsidP="00E70E2E">
      <w:pPr>
        <w:pStyle w:val="NoSpacing"/>
        <w:spacing w:line="276" w:lineRule="auto"/>
        <w:ind w:left="720"/>
        <w:rPr>
          <w:lang w:val="en-IE"/>
        </w:rPr>
      </w:pPr>
      <w:r w:rsidRPr="00A35966">
        <w:rPr>
          <w:lang w:val="en-IE"/>
        </w:rPr>
        <w:t xml:space="preserve">Username: </w:t>
      </w:r>
      <w:r w:rsidRPr="00A35966">
        <w:rPr>
          <w:lang w:val="en-IE"/>
        </w:rPr>
        <w:tab/>
        <w:t>prbiostudent01@gmail.com</w:t>
      </w:r>
    </w:p>
    <w:p w14:paraId="67AC667C" w14:textId="77777777" w:rsidR="00E70E2E" w:rsidRPr="00A35966" w:rsidRDefault="00E70E2E" w:rsidP="00E70E2E">
      <w:pPr>
        <w:pStyle w:val="NoSpacing"/>
        <w:spacing w:line="276" w:lineRule="auto"/>
        <w:ind w:left="720"/>
        <w:rPr>
          <w:lang w:val="en-IE"/>
        </w:rPr>
      </w:pPr>
      <w:r w:rsidRPr="00A35966">
        <w:rPr>
          <w:lang w:val="en-IE"/>
        </w:rPr>
        <w:t>Password:</w:t>
      </w:r>
      <w:r w:rsidRPr="00A35966">
        <w:rPr>
          <w:lang w:val="en-IE"/>
        </w:rPr>
        <w:tab/>
        <w:t>Prbioinformatics2018</w:t>
      </w:r>
    </w:p>
    <w:p w14:paraId="5BE4819B" w14:textId="77777777" w:rsidR="00E70E2E" w:rsidRPr="00A35966" w:rsidRDefault="00E70E2E" w:rsidP="00E70E2E">
      <w:pPr>
        <w:pStyle w:val="NoSpacing"/>
        <w:numPr>
          <w:ilvl w:val="0"/>
          <w:numId w:val="24"/>
        </w:numPr>
        <w:spacing w:line="276" w:lineRule="auto"/>
        <w:rPr>
          <w:lang w:val="en-IE"/>
        </w:rPr>
      </w:pPr>
      <w:r w:rsidRPr="00A35966">
        <w:rPr>
          <w:lang w:val="en-IE"/>
        </w:rPr>
        <w:t>Go to “Student01”in the top right hand corner and go to the dropdown menu click on “SNP2GENE My Jobs”</w:t>
      </w:r>
    </w:p>
    <w:p w14:paraId="684CF9FD" w14:textId="77777777" w:rsidR="00E70E2E" w:rsidRPr="00A35966" w:rsidRDefault="00E70E2E" w:rsidP="00E70E2E">
      <w:pPr>
        <w:pStyle w:val="NoSpacing"/>
        <w:numPr>
          <w:ilvl w:val="0"/>
          <w:numId w:val="24"/>
        </w:numPr>
        <w:spacing w:line="276" w:lineRule="auto"/>
        <w:rPr>
          <w:lang w:val="en-IE"/>
        </w:rPr>
      </w:pPr>
      <w:r w:rsidRPr="00A35966">
        <w:rPr>
          <w:lang w:val="en-IE"/>
        </w:rPr>
        <w:t xml:space="preserve">Click on  “go to results” of the job with the </w:t>
      </w:r>
      <w:proofErr w:type="spellStart"/>
      <w:r w:rsidRPr="00A35966">
        <w:rPr>
          <w:lang w:val="en-IE"/>
        </w:rPr>
        <w:t>jobID</w:t>
      </w:r>
      <w:proofErr w:type="spellEnd"/>
      <w:r w:rsidRPr="00A35966">
        <w:rPr>
          <w:lang w:val="en-IE"/>
        </w:rPr>
        <w:t xml:space="preserve"> “</w:t>
      </w:r>
      <w:proofErr w:type="spellStart"/>
      <w:r w:rsidRPr="00A35966">
        <w:rPr>
          <w:lang w:val="en-IE"/>
        </w:rPr>
        <w:t>HandOA</w:t>
      </w:r>
      <w:proofErr w:type="spellEnd"/>
      <w:r w:rsidRPr="00A35966">
        <w:rPr>
          <w:lang w:val="en-IE"/>
        </w:rPr>
        <w:t>”</w:t>
      </w:r>
    </w:p>
    <w:p w14:paraId="6C1F4137" w14:textId="6999C591" w:rsidR="00E70E2E" w:rsidRPr="00A35966" w:rsidRDefault="00E70E2E" w:rsidP="00E70E2E">
      <w:pPr>
        <w:pStyle w:val="NoSpacing"/>
        <w:spacing w:line="276" w:lineRule="auto"/>
        <w:rPr>
          <w:lang w:val="en-IE"/>
        </w:rPr>
      </w:pPr>
    </w:p>
    <w:p w14:paraId="0615C0D0" w14:textId="77777777" w:rsidR="00E70E2E" w:rsidRPr="00A35966" w:rsidRDefault="00E70E2E" w:rsidP="00E70E2E">
      <w:pPr>
        <w:pStyle w:val="NoSpacing"/>
        <w:spacing w:line="276" w:lineRule="auto"/>
        <w:rPr>
          <w:lang w:val="en-IE"/>
        </w:rPr>
      </w:pPr>
      <w:r w:rsidRPr="00A35966">
        <w:rPr>
          <w:noProof/>
          <w:lang w:val="en-US" w:eastAsia="zh-CN"/>
        </w:rPr>
        <w:lastRenderedPageBreak/>
        <w:drawing>
          <wp:inline distT="0" distB="0" distL="0" distR="0" wp14:anchorId="20BB971D" wp14:editId="57A0E61C">
            <wp:extent cx="5748655" cy="2734945"/>
            <wp:effectExtent l="0" t="0" r="444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8655" cy="2734945"/>
                    </a:xfrm>
                    <a:prstGeom prst="rect">
                      <a:avLst/>
                    </a:prstGeom>
                    <a:noFill/>
                    <a:ln>
                      <a:noFill/>
                    </a:ln>
                  </pic:spPr>
                </pic:pic>
              </a:graphicData>
            </a:graphic>
          </wp:inline>
        </w:drawing>
      </w:r>
      <w:r w:rsidRPr="00A35966">
        <w:rPr>
          <w:lang w:val="en-IE"/>
        </w:rPr>
        <w:t xml:space="preserve">   </w:t>
      </w:r>
    </w:p>
    <w:p w14:paraId="0B929959" w14:textId="11D457D6" w:rsidR="00E70E2E" w:rsidRPr="00A35966" w:rsidRDefault="00E70E2E" w:rsidP="00E70E2E">
      <w:pPr>
        <w:spacing w:before="240"/>
        <w:jc w:val="both"/>
        <w:rPr>
          <w:lang w:val="en-IE"/>
        </w:rPr>
      </w:pPr>
      <w:r w:rsidRPr="00A35966">
        <w:rPr>
          <w:lang w:val="en-IE"/>
        </w:rPr>
        <w:t xml:space="preserve">You are taken to the results of the SNP2GENE analysis. As the name suggests this section primarily focusses on identifying potential causal genes. </w:t>
      </w:r>
      <w:r w:rsidR="00BF0A23" w:rsidRPr="00A35966">
        <w:rPr>
          <w:lang w:val="en-IE"/>
        </w:rPr>
        <w:t>Additionally,</w:t>
      </w:r>
      <w:r w:rsidRPr="00A35966">
        <w:rPr>
          <w:lang w:val="en-IE"/>
        </w:rPr>
        <w:t xml:space="preserve"> it gives you some nice graphs which can easily be exported and used in publications (such as the Manhattan plot &amp; QQ plots).</w:t>
      </w:r>
    </w:p>
    <w:p w14:paraId="12119E23" w14:textId="4FA2E575" w:rsidR="00E70E2E" w:rsidRDefault="00E70E2E" w:rsidP="00E70E2E">
      <w:pPr>
        <w:pStyle w:val="ListParagraph"/>
        <w:numPr>
          <w:ilvl w:val="0"/>
          <w:numId w:val="20"/>
        </w:numPr>
        <w:spacing w:before="240"/>
        <w:jc w:val="both"/>
        <w:rPr>
          <w:lang w:val="en-IE"/>
        </w:rPr>
      </w:pPr>
      <w:r w:rsidRPr="00A35966">
        <w:rPr>
          <w:lang w:val="en-IE"/>
        </w:rPr>
        <w:t>What is the difference between the two Manhattan plots provided?</w:t>
      </w:r>
    </w:p>
    <w:p w14:paraId="3749A28E" w14:textId="77BBC6D4" w:rsidR="00062BC3" w:rsidRPr="00A35966" w:rsidRDefault="00062BC3" w:rsidP="00062BC3">
      <w:pPr>
        <w:pStyle w:val="ListParagraph"/>
        <w:spacing w:before="240"/>
        <w:jc w:val="both"/>
        <w:rPr>
          <w:lang w:val="en-IE"/>
        </w:rPr>
      </w:pPr>
      <w:r>
        <w:rPr>
          <w:lang w:val="en-IE"/>
        </w:rPr>
        <w:t>SNP/GENE</w:t>
      </w:r>
    </w:p>
    <w:p w14:paraId="6E470BDD" w14:textId="28233630" w:rsidR="00702EDF" w:rsidRDefault="00702EDF" w:rsidP="00702EDF">
      <w:pPr>
        <w:pStyle w:val="ListParagraph"/>
        <w:spacing w:before="240"/>
        <w:jc w:val="both"/>
        <w:rPr>
          <w:color w:val="FF0000"/>
          <w:lang w:val="en-IE"/>
        </w:rPr>
      </w:pPr>
    </w:p>
    <w:p w14:paraId="69E295CB" w14:textId="34997C17" w:rsidR="00702EDF" w:rsidRDefault="00702EDF" w:rsidP="00702EDF">
      <w:pPr>
        <w:pStyle w:val="ListParagraph"/>
        <w:spacing w:before="240"/>
        <w:jc w:val="both"/>
        <w:rPr>
          <w:color w:val="FF0000"/>
          <w:lang w:val="en-IE"/>
        </w:rPr>
      </w:pPr>
    </w:p>
    <w:p w14:paraId="7F3A550B" w14:textId="77777777" w:rsidR="00702EDF" w:rsidRDefault="00702EDF" w:rsidP="00702EDF">
      <w:pPr>
        <w:pStyle w:val="ListParagraph"/>
        <w:spacing w:before="240"/>
        <w:jc w:val="both"/>
        <w:rPr>
          <w:color w:val="FF0000"/>
          <w:lang w:val="en-IE"/>
        </w:rPr>
      </w:pPr>
    </w:p>
    <w:p w14:paraId="0DFC5B9C" w14:textId="77777777" w:rsidR="00702EDF" w:rsidRDefault="00702EDF" w:rsidP="00702EDF">
      <w:pPr>
        <w:pStyle w:val="ListParagraph"/>
        <w:spacing w:before="240"/>
        <w:jc w:val="both"/>
        <w:rPr>
          <w:color w:val="FF0000"/>
          <w:lang w:val="en-IE"/>
        </w:rPr>
      </w:pPr>
    </w:p>
    <w:p w14:paraId="2EE05763" w14:textId="678B83AA" w:rsidR="00E70E2E" w:rsidRPr="00CF4151" w:rsidRDefault="00E70E2E" w:rsidP="00E70E2E">
      <w:pPr>
        <w:pStyle w:val="ListParagraph"/>
        <w:numPr>
          <w:ilvl w:val="0"/>
          <w:numId w:val="20"/>
        </w:numPr>
        <w:spacing w:before="240"/>
        <w:jc w:val="both"/>
        <w:rPr>
          <w:color w:val="FF0000"/>
          <w:lang w:val="en-IE"/>
        </w:rPr>
      </w:pPr>
      <w:r w:rsidRPr="00CF4151">
        <w:rPr>
          <w:lang w:val="en-IE"/>
        </w:rPr>
        <w:t>How many Genome-wide significant signals do you see in the Manhattan plot</w:t>
      </w:r>
    </w:p>
    <w:p w14:paraId="7D8156B8" w14:textId="445D417E" w:rsidR="00702EDF" w:rsidRDefault="00062BC3" w:rsidP="00E70E2E">
      <w:pPr>
        <w:pStyle w:val="ListParagraph"/>
        <w:spacing w:before="240"/>
        <w:jc w:val="both"/>
        <w:rPr>
          <w:color w:val="FF0000"/>
          <w:lang w:val="en-IE"/>
        </w:rPr>
      </w:pPr>
      <w:r>
        <w:rPr>
          <w:rFonts w:ascii="Helvetica" w:hAnsi="Helvetica" w:cs="Helvetica"/>
          <w:color w:val="635B53"/>
          <w:sz w:val="21"/>
          <w:szCs w:val="21"/>
          <w:shd w:val="clear" w:color="auto" w:fill="FFFFFF"/>
        </w:rPr>
        <w:t>872</w:t>
      </w:r>
    </w:p>
    <w:p w14:paraId="6F853BD1" w14:textId="7BDD8D44" w:rsidR="00E70E2E" w:rsidRPr="00CF4151" w:rsidRDefault="00E70E2E" w:rsidP="00E70E2E">
      <w:pPr>
        <w:pStyle w:val="ListParagraph"/>
        <w:spacing w:before="240"/>
        <w:jc w:val="both"/>
        <w:rPr>
          <w:color w:val="FF0000"/>
          <w:lang w:val="en-IE"/>
        </w:rPr>
      </w:pPr>
      <w:r w:rsidRPr="00CF4151">
        <w:rPr>
          <w:color w:val="FF0000"/>
          <w:lang w:val="en-IE"/>
        </w:rPr>
        <w:t xml:space="preserve"> </w:t>
      </w:r>
    </w:p>
    <w:p w14:paraId="6554AC5F" w14:textId="77777777" w:rsidR="00E70E2E" w:rsidRPr="00A35966" w:rsidRDefault="00E70E2E" w:rsidP="00E70E2E">
      <w:pPr>
        <w:spacing w:before="240"/>
        <w:jc w:val="both"/>
        <w:rPr>
          <w:lang w:val="en-IE"/>
        </w:rPr>
      </w:pPr>
      <w:r w:rsidRPr="00A35966">
        <w:rPr>
          <w:lang w:val="en-IE"/>
        </w:rPr>
        <w:t xml:space="preserve">Scrolling down further on this page you will get the QQ plots for your GWAS and also some functional analyses. In this practical we will focus on the functional analysis and annotation.  Let’s go to the ‘Results’ button on the left side. There are many different tables here, but let’s go to the Genomic risk loci table. </w:t>
      </w:r>
    </w:p>
    <w:p w14:paraId="7C65A4A1" w14:textId="77777777" w:rsidR="00E70E2E" w:rsidRPr="00A35966" w:rsidRDefault="00E70E2E" w:rsidP="00E70E2E">
      <w:pPr>
        <w:pStyle w:val="ListParagraph"/>
        <w:numPr>
          <w:ilvl w:val="0"/>
          <w:numId w:val="20"/>
        </w:numPr>
        <w:spacing w:before="240"/>
        <w:jc w:val="both"/>
        <w:rPr>
          <w:lang w:val="en-IE"/>
        </w:rPr>
      </w:pPr>
      <w:r w:rsidRPr="00A35966">
        <w:rPr>
          <w:lang w:val="en-IE"/>
        </w:rPr>
        <w:t>What is the most significant SNP in this GWAS and where is it located?</w:t>
      </w:r>
    </w:p>
    <w:p w14:paraId="6269B8CF" w14:textId="10D2BEC4" w:rsidR="00E70E2E" w:rsidRDefault="00E70E2E" w:rsidP="00E70E2E">
      <w:pPr>
        <w:pStyle w:val="ListParagraph"/>
        <w:spacing w:before="240"/>
        <w:jc w:val="both"/>
        <w:rPr>
          <w:color w:val="FF0000"/>
          <w:lang w:val="en-IE"/>
        </w:rPr>
      </w:pPr>
    </w:p>
    <w:p w14:paraId="7FED1681" w14:textId="5D84EE33" w:rsidR="00702EDF" w:rsidRDefault="001007DF" w:rsidP="00E70E2E">
      <w:pPr>
        <w:pStyle w:val="ListParagraph"/>
        <w:spacing w:before="240"/>
        <w:jc w:val="both"/>
        <w:rPr>
          <w:color w:val="FF0000"/>
          <w:lang w:val="en-IE"/>
        </w:rPr>
      </w:pPr>
      <w:r>
        <w:rPr>
          <w:rFonts w:ascii="Helvetica" w:hAnsi="Helvetica" w:cs="Helvetica"/>
          <w:color w:val="635B53"/>
          <w:shd w:val="clear" w:color="auto" w:fill="ACBAD4"/>
        </w:rPr>
        <w:t>rs4764133</w:t>
      </w:r>
      <w:r>
        <w:rPr>
          <w:rFonts w:ascii="Helvetica" w:hAnsi="Helvetica" w:cs="Helvetica"/>
          <w:color w:val="635B53"/>
          <w:shd w:val="clear" w:color="auto" w:fill="ACBAD4"/>
        </w:rPr>
        <w:t xml:space="preserve"> </w:t>
      </w:r>
      <w:r>
        <w:rPr>
          <w:rFonts w:ascii="Helvetica" w:hAnsi="Helvetica" w:cs="Helvetica"/>
          <w:color w:val="635B53"/>
          <w:shd w:val="clear" w:color="auto" w:fill="AAB7D1"/>
        </w:rPr>
        <w:t>12:15064363</w:t>
      </w:r>
    </w:p>
    <w:p w14:paraId="0CE3D503" w14:textId="77777777" w:rsidR="00E70E2E" w:rsidRPr="009C602A" w:rsidRDefault="00E70E2E" w:rsidP="00E70E2E">
      <w:pPr>
        <w:spacing w:before="240"/>
        <w:jc w:val="both"/>
        <w:rPr>
          <w:lang w:val="en-IE"/>
        </w:rPr>
      </w:pPr>
      <w:r>
        <w:rPr>
          <w:lang w:val="en-IE"/>
        </w:rPr>
        <w:t>Let us see if we can find more information on our Top SNP</w:t>
      </w:r>
    </w:p>
    <w:p w14:paraId="1B6F9894" w14:textId="77777777" w:rsidR="00E70E2E" w:rsidRDefault="00E70E2E" w:rsidP="00E70E2E">
      <w:pPr>
        <w:pStyle w:val="NoSpacing"/>
        <w:numPr>
          <w:ilvl w:val="0"/>
          <w:numId w:val="24"/>
        </w:numPr>
        <w:spacing w:line="276" w:lineRule="auto"/>
        <w:rPr>
          <w:lang w:val="en-IE"/>
        </w:rPr>
      </w:pPr>
      <w:r>
        <w:rPr>
          <w:lang w:val="en-IE"/>
        </w:rPr>
        <w:t>Select Click on the Top SNP in this table, so that it is highlighted</w:t>
      </w:r>
    </w:p>
    <w:p w14:paraId="233D19FE" w14:textId="77777777" w:rsidR="00E70E2E" w:rsidRDefault="00E70E2E" w:rsidP="00E70E2E">
      <w:pPr>
        <w:pStyle w:val="NoSpacing"/>
        <w:numPr>
          <w:ilvl w:val="0"/>
          <w:numId w:val="24"/>
        </w:numPr>
        <w:spacing w:line="276" w:lineRule="auto"/>
        <w:rPr>
          <w:lang w:val="en-IE"/>
        </w:rPr>
      </w:pPr>
      <w:r>
        <w:rPr>
          <w:lang w:val="en-IE"/>
        </w:rPr>
        <w:t xml:space="preserve">Scroll down to the “Regional Plot (GWAS association) </w:t>
      </w:r>
    </w:p>
    <w:p w14:paraId="7A1AEFE6" w14:textId="77777777" w:rsidR="00E70E2E" w:rsidRDefault="00E70E2E" w:rsidP="00E70E2E">
      <w:pPr>
        <w:pStyle w:val="NoSpacing"/>
        <w:numPr>
          <w:ilvl w:val="0"/>
          <w:numId w:val="24"/>
        </w:numPr>
        <w:spacing w:line="276" w:lineRule="auto"/>
        <w:rPr>
          <w:lang w:val="en-IE"/>
        </w:rPr>
      </w:pPr>
      <w:r>
        <w:rPr>
          <w:lang w:val="en-IE"/>
        </w:rPr>
        <w:t>Select “GWAS association statistics” and “unselect” the rest of the options</w:t>
      </w:r>
    </w:p>
    <w:p w14:paraId="76724775" w14:textId="77777777" w:rsidR="00E70E2E" w:rsidRDefault="00E70E2E" w:rsidP="00E70E2E">
      <w:pPr>
        <w:pStyle w:val="NoSpacing"/>
        <w:numPr>
          <w:ilvl w:val="0"/>
          <w:numId w:val="24"/>
        </w:numPr>
        <w:spacing w:line="276" w:lineRule="auto"/>
        <w:rPr>
          <w:lang w:val="en-IE"/>
        </w:rPr>
      </w:pPr>
      <w:r>
        <w:rPr>
          <w:lang w:val="en-IE"/>
        </w:rPr>
        <w:t>Click on Plot, now a new tab will open</w:t>
      </w:r>
    </w:p>
    <w:p w14:paraId="192C4BEB" w14:textId="77777777" w:rsidR="00E70E2E" w:rsidRDefault="00E70E2E" w:rsidP="00E70E2E">
      <w:pPr>
        <w:pStyle w:val="NoSpacing"/>
        <w:spacing w:line="276" w:lineRule="auto"/>
        <w:rPr>
          <w:lang w:val="en-IE"/>
        </w:rPr>
      </w:pPr>
    </w:p>
    <w:p w14:paraId="536925F3" w14:textId="77777777" w:rsidR="00E70E2E" w:rsidRDefault="00E70E2E" w:rsidP="00E70E2E">
      <w:pPr>
        <w:pStyle w:val="NoSpacing"/>
        <w:spacing w:line="276" w:lineRule="auto"/>
        <w:rPr>
          <w:lang w:val="en-IE"/>
        </w:rPr>
      </w:pPr>
      <w:r>
        <w:rPr>
          <w:lang w:val="en-IE"/>
        </w:rPr>
        <w:lastRenderedPageBreak/>
        <w:t xml:space="preserve">On this newly opened tab, FUMA will plot an interactive </w:t>
      </w:r>
      <w:proofErr w:type="spellStart"/>
      <w:r>
        <w:rPr>
          <w:lang w:val="en-IE"/>
        </w:rPr>
        <w:t>LocusZoom</w:t>
      </w:r>
      <w:proofErr w:type="spellEnd"/>
      <w:r>
        <w:rPr>
          <w:lang w:val="en-IE"/>
        </w:rPr>
        <w:t xml:space="preserve"> plot.  This might take a while, if it takes too long, you can move to question 6 (and do the steps described above this question) and then come back to this question later.</w:t>
      </w:r>
    </w:p>
    <w:p w14:paraId="03E1C23C" w14:textId="77777777" w:rsidR="00E70E2E" w:rsidRDefault="00E70E2E" w:rsidP="00E70E2E">
      <w:pPr>
        <w:pStyle w:val="ListParagraph"/>
        <w:rPr>
          <w:lang w:val="en-IE"/>
        </w:rPr>
      </w:pPr>
    </w:p>
    <w:p w14:paraId="06E51AF1" w14:textId="77777777" w:rsidR="00E70E2E" w:rsidRPr="00E70E2E" w:rsidRDefault="00E70E2E" w:rsidP="00E70E2E">
      <w:pPr>
        <w:pStyle w:val="NoSpacing"/>
        <w:numPr>
          <w:ilvl w:val="0"/>
          <w:numId w:val="24"/>
        </w:numPr>
        <w:spacing w:line="276" w:lineRule="auto"/>
        <w:rPr>
          <w:b/>
          <w:bCs/>
          <w:lang w:val="en-IE"/>
        </w:rPr>
      </w:pPr>
      <w:r w:rsidRPr="00E70E2E">
        <w:rPr>
          <w:b/>
          <w:bCs/>
          <w:lang w:val="en-IE"/>
        </w:rPr>
        <w:t xml:space="preserve"> NOTE the Locus Zoom part of FUMA might (still) bugged and not work  – below is an image of the locus zoom as you would have seen in FUMA if the Locus zoom had worked. </w:t>
      </w:r>
    </w:p>
    <w:p w14:paraId="1E474A4C" w14:textId="77777777" w:rsidR="00E70E2E" w:rsidRPr="00A35966" w:rsidRDefault="00E70E2E" w:rsidP="00E70E2E">
      <w:pPr>
        <w:pStyle w:val="NoSpacing"/>
        <w:spacing w:line="276" w:lineRule="auto"/>
        <w:rPr>
          <w:lang w:val="en-IE"/>
        </w:rPr>
      </w:pPr>
    </w:p>
    <w:p w14:paraId="2FFA08AC" w14:textId="1C0F1C3B" w:rsidR="00E70E2E" w:rsidRDefault="00E70E2E" w:rsidP="00E70E2E">
      <w:pPr>
        <w:pStyle w:val="ListParagraph"/>
        <w:numPr>
          <w:ilvl w:val="0"/>
          <w:numId w:val="20"/>
        </w:numPr>
        <w:spacing w:before="240"/>
        <w:jc w:val="both"/>
        <w:rPr>
          <w:lang w:val="en-IE"/>
        </w:rPr>
      </w:pPr>
      <w:r>
        <w:rPr>
          <w:lang w:val="en-IE"/>
        </w:rPr>
        <w:t xml:space="preserve">What do the “dots” in the </w:t>
      </w:r>
      <w:proofErr w:type="spellStart"/>
      <w:r>
        <w:rPr>
          <w:lang w:val="en-IE"/>
        </w:rPr>
        <w:t>locusZoom</w:t>
      </w:r>
      <w:proofErr w:type="spellEnd"/>
      <w:r>
        <w:rPr>
          <w:lang w:val="en-IE"/>
        </w:rPr>
        <w:t xml:space="preserve"> plot mean? What do the colours of these dots mean?</w:t>
      </w:r>
      <w:r w:rsidR="00E951D0">
        <w:rPr>
          <w:lang w:val="en-IE"/>
        </w:rPr>
        <w:t xml:space="preserve"> </w:t>
      </w:r>
    </w:p>
    <w:p w14:paraId="0ABAC633" w14:textId="65BA802C" w:rsidR="00E951D0" w:rsidRDefault="00E951D0" w:rsidP="00E951D0">
      <w:pPr>
        <w:pStyle w:val="ListParagraph"/>
        <w:spacing w:before="240"/>
        <w:jc w:val="both"/>
        <w:rPr>
          <w:lang w:val="en-IE"/>
        </w:rPr>
      </w:pPr>
      <w:r>
        <w:rPr>
          <w:lang w:val="en-IE"/>
        </w:rPr>
        <w:t xml:space="preserve">Dots are </w:t>
      </w:r>
      <w:proofErr w:type="spellStart"/>
      <w:r>
        <w:rPr>
          <w:lang w:val="en-IE"/>
        </w:rPr>
        <w:t>snv</w:t>
      </w:r>
      <w:proofErr w:type="spellEnd"/>
      <w:r>
        <w:rPr>
          <w:lang w:val="en-IE"/>
        </w:rPr>
        <w:t xml:space="preserve">, </w:t>
      </w:r>
      <w:proofErr w:type="spellStart"/>
      <w:r>
        <w:rPr>
          <w:lang w:val="en-IE"/>
        </w:rPr>
        <w:t>color</w:t>
      </w:r>
      <w:proofErr w:type="spellEnd"/>
      <w:r>
        <w:rPr>
          <w:lang w:val="en-IE"/>
        </w:rPr>
        <w:t xml:space="preserve"> is red</w:t>
      </w:r>
    </w:p>
    <w:p w14:paraId="262B77C4" w14:textId="34F5DDE7" w:rsidR="00E70E2E" w:rsidRDefault="00E70E2E" w:rsidP="00E70E2E">
      <w:pPr>
        <w:pStyle w:val="ListParagraph"/>
        <w:spacing w:before="240"/>
        <w:jc w:val="both"/>
        <w:rPr>
          <w:color w:val="FF0000"/>
          <w:lang w:val="en-IE"/>
        </w:rPr>
      </w:pPr>
      <w:r>
        <w:rPr>
          <w:color w:val="FF0000"/>
          <w:lang w:val="en-IE"/>
        </w:rPr>
        <w:t xml:space="preserve"> </w:t>
      </w:r>
    </w:p>
    <w:p w14:paraId="13CB7335" w14:textId="6714E994" w:rsidR="00E70E2E" w:rsidRPr="00E70E2E" w:rsidRDefault="00E70E2E" w:rsidP="00E70E2E">
      <w:pPr>
        <w:rPr>
          <w:color w:val="FF0000"/>
          <w:lang w:val="en-IE"/>
        </w:rPr>
      </w:pPr>
      <w:r>
        <w:rPr>
          <w:noProof/>
          <w:lang w:val="en-US" w:eastAsia="zh-CN"/>
        </w:rPr>
        <w:drawing>
          <wp:inline distT="0" distB="0" distL="0" distR="0" wp14:anchorId="52A8B150" wp14:editId="2CA72E8B">
            <wp:extent cx="4697204" cy="2973203"/>
            <wp:effectExtent l="0" t="0" r="825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29195"/>
                    <a:stretch/>
                  </pic:blipFill>
                  <pic:spPr bwMode="auto">
                    <a:xfrm>
                      <a:off x="0" y="0"/>
                      <a:ext cx="4714231" cy="2983980"/>
                    </a:xfrm>
                    <a:prstGeom prst="rect">
                      <a:avLst/>
                    </a:prstGeom>
                    <a:noFill/>
                    <a:ln>
                      <a:noFill/>
                    </a:ln>
                    <a:extLst>
                      <a:ext uri="{53640926-AAD7-44D8-BBD7-CCE9431645EC}">
                        <a14:shadowObscured xmlns:a14="http://schemas.microsoft.com/office/drawing/2010/main"/>
                      </a:ext>
                    </a:extLst>
                  </pic:spPr>
                </pic:pic>
              </a:graphicData>
            </a:graphic>
          </wp:inline>
        </w:drawing>
      </w:r>
    </w:p>
    <w:p w14:paraId="7F0F8068" w14:textId="77777777" w:rsidR="00E70E2E" w:rsidRPr="009C602A" w:rsidRDefault="00E70E2E" w:rsidP="00E70E2E">
      <w:pPr>
        <w:pStyle w:val="ListParagraph"/>
        <w:spacing w:before="240"/>
        <w:jc w:val="both"/>
        <w:rPr>
          <w:color w:val="FF0000"/>
          <w:lang w:val="en-IE"/>
        </w:rPr>
      </w:pPr>
    </w:p>
    <w:p w14:paraId="10BE12EA" w14:textId="77777777" w:rsidR="00E70E2E" w:rsidRDefault="00E70E2E" w:rsidP="00E70E2E">
      <w:pPr>
        <w:pStyle w:val="ListParagraph"/>
        <w:numPr>
          <w:ilvl w:val="0"/>
          <w:numId w:val="20"/>
        </w:numPr>
        <w:spacing w:before="240"/>
        <w:jc w:val="both"/>
        <w:rPr>
          <w:lang w:val="en-IE"/>
        </w:rPr>
      </w:pPr>
      <w:r>
        <w:rPr>
          <w:lang w:val="en-IE"/>
        </w:rPr>
        <w:t>Which genes are covered by the LD region of the top SNP (LD&gt;0.8)?</w:t>
      </w:r>
    </w:p>
    <w:p w14:paraId="66E85BAB" w14:textId="229C7142" w:rsidR="00E70E2E" w:rsidRDefault="00E70E2E" w:rsidP="00E70E2E">
      <w:pPr>
        <w:pStyle w:val="ListParagraph"/>
        <w:spacing w:before="240"/>
        <w:jc w:val="both"/>
        <w:rPr>
          <w:color w:val="FF0000"/>
          <w:lang w:val="en-IE"/>
        </w:rPr>
      </w:pPr>
    </w:p>
    <w:p w14:paraId="7B11A5F4" w14:textId="6F9E5A3A" w:rsidR="00E70E2E" w:rsidRPr="00E951D0" w:rsidRDefault="00E951D0" w:rsidP="00E951D0">
      <w:pPr>
        <w:spacing w:before="240"/>
        <w:jc w:val="both"/>
        <w:rPr>
          <w:color w:val="FF0000"/>
          <w:lang w:val="en-IE"/>
        </w:rPr>
      </w:pPr>
      <w:r>
        <w:rPr>
          <w:color w:val="FF0000"/>
          <w:lang w:val="en-IE"/>
        </w:rPr>
        <w:t>MGP erp27 art4</w:t>
      </w:r>
    </w:p>
    <w:p w14:paraId="6F1884FD" w14:textId="77777777" w:rsidR="00E70E2E" w:rsidRPr="00236D23" w:rsidRDefault="00E70E2E" w:rsidP="00E70E2E">
      <w:pPr>
        <w:pStyle w:val="ListParagraph"/>
        <w:numPr>
          <w:ilvl w:val="0"/>
          <w:numId w:val="26"/>
        </w:numPr>
        <w:spacing w:before="240"/>
        <w:jc w:val="both"/>
        <w:rPr>
          <w:lang w:val="en-IE"/>
        </w:rPr>
      </w:pPr>
      <w:r w:rsidRPr="00236D23">
        <w:rPr>
          <w:lang w:val="en-IE"/>
        </w:rPr>
        <w:t>Now Go back to the Manhattan plots</w:t>
      </w:r>
    </w:p>
    <w:p w14:paraId="1AB2C7C9" w14:textId="77777777" w:rsidR="00E70E2E" w:rsidRPr="0097033E" w:rsidRDefault="00E70E2E" w:rsidP="00E70E2E">
      <w:pPr>
        <w:rPr>
          <w:lang w:val="en-IE"/>
        </w:rPr>
      </w:pPr>
      <w:r w:rsidRPr="0097033E">
        <w:rPr>
          <w:lang w:val="en-IE"/>
        </w:rPr>
        <w:t>10.</w:t>
      </w:r>
      <w:r w:rsidRPr="0097033E">
        <w:rPr>
          <w:lang w:val="en-IE"/>
        </w:rPr>
        <w:tab/>
      </w:r>
      <w:r w:rsidRPr="00236D23">
        <w:rPr>
          <w:lang w:val="en-IE"/>
        </w:rPr>
        <w:t>are these genes (f</w:t>
      </w:r>
      <w:r>
        <w:rPr>
          <w:lang w:val="en-IE"/>
        </w:rPr>
        <w:t xml:space="preserve">rom the </w:t>
      </w:r>
      <w:proofErr w:type="spellStart"/>
      <w:r>
        <w:rPr>
          <w:lang w:val="en-IE"/>
        </w:rPr>
        <w:t>LocusZoom</w:t>
      </w:r>
      <w:proofErr w:type="spellEnd"/>
      <w:r>
        <w:rPr>
          <w:lang w:val="en-IE"/>
        </w:rPr>
        <w:t xml:space="preserve"> plot) </w:t>
      </w:r>
      <w:r w:rsidRPr="0097033E">
        <w:rPr>
          <w:lang w:val="en-IE"/>
        </w:rPr>
        <w:t xml:space="preserve">also in the Gene based </w:t>
      </w:r>
      <w:proofErr w:type="spellStart"/>
      <w:r w:rsidRPr="0097033E">
        <w:rPr>
          <w:lang w:val="en-IE"/>
        </w:rPr>
        <w:t>Manahattan</w:t>
      </w:r>
      <w:proofErr w:type="spellEnd"/>
      <w:r w:rsidRPr="0097033E">
        <w:rPr>
          <w:lang w:val="en-IE"/>
        </w:rPr>
        <w:t xml:space="preserve"> plot, and are they significant</w:t>
      </w:r>
      <w:r>
        <w:rPr>
          <w:lang w:val="en-IE"/>
        </w:rPr>
        <w:t xml:space="preserve"> associated</w:t>
      </w:r>
      <w:r w:rsidRPr="0097033E">
        <w:rPr>
          <w:lang w:val="en-IE"/>
        </w:rPr>
        <w:t>?</w:t>
      </w:r>
    </w:p>
    <w:p w14:paraId="57A736D2" w14:textId="627370B4" w:rsidR="00E70E2E" w:rsidRDefault="00E951D0" w:rsidP="00E70E2E">
      <w:pPr>
        <w:rPr>
          <w:color w:val="FF0000"/>
          <w:lang w:val="en-IE"/>
        </w:rPr>
      </w:pPr>
      <w:r>
        <w:rPr>
          <w:color w:val="FF0000"/>
          <w:lang w:val="en-IE"/>
        </w:rPr>
        <w:t>yes</w:t>
      </w:r>
    </w:p>
    <w:p w14:paraId="139EB2BA" w14:textId="77777777" w:rsidR="00702EDF" w:rsidRPr="00236D23" w:rsidRDefault="00702EDF" w:rsidP="00E70E2E">
      <w:pPr>
        <w:rPr>
          <w:color w:val="FF0000"/>
          <w:lang w:val="en-IE"/>
        </w:rPr>
      </w:pPr>
    </w:p>
    <w:p w14:paraId="44EEF719" w14:textId="77777777" w:rsidR="00E70E2E" w:rsidRPr="00A35966" w:rsidRDefault="00E70E2E" w:rsidP="00E70E2E">
      <w:pPr>
        <w:rPr>
          <w:lang w:val="en-IE"/>
        </w:rPr>
      </w:pPr>
      <w:r>
        <w:rPr>
          <w:lang w:val="en-IE"/>
        </w:rPr>
        <w:t xml:space="preserve">That does not really tell us anything on what could possibly be our Causal gene. </w:t>
      </w:r>
      <w:r w:rsidRPr="0097033E">
        <w:rPr>
          <w:lang w:val="en-IE"/>
        </w:rPr>
        <w:t>Let’s see if we can find some more information about the genes</w:t>
      </w:r>
      <w:r>
        <w:rPr>
          <w:lang w:val="en-IE"/>
        </w:rPr>
        <w:t xml:space="preserve"> surrounding your SNP. We will do this using the UCSC genome browser. </w:t>
      </w:r>
      <w:r w:rsidRPr="00A35966">
        <w:rPr>
          <w:lang w:val="en-IE"/>
        </w:rPr>
        <w:t>To get a more visual image of where your SNP is located were are now going to the UCSC genome browser in a new tab or window:</w:t>
      </w:r>
    </w:p>
    <w:p w14:paraId="1E8A47A3" w14:textId="77777777" w:rsidR="00E70E2E" w:rsidRPr="00A35966" w:rsidRDefault="00E70E2E" w:rsidP="00E70E2E">
      <w:pPr>
        <w:pStyle w:val="ListParagraph"/>
        <w:numPr>
          <w:ilvl w:val="0"/>
          <w:numId w:val="19"/>
        </w:numPr>
        <w:spacing w:before="240"/>
        <w:ind w:left="720"/>
        <w:jc w:val="both"/>
        <w:rPr>
          <w:lang w:val="en-IE"/>
        </w:rPr>
      </w:pPr>
      <w:r w:rsidRPr="00A35966">
        <w:rPr>
          <w:lang w:val="en-IE"/>
        </w:rPr>
        <w:lastRenderedPageBreak/>
        <w:t>Go (</w:t>
      </w:r>
      <w:r w:rsidRPr="00236D23">
        <w:rPr>
          <w:b/>
          <w:lang w:val="en-IE"/>
        </w:rPr>
        <w:t>in a new window or tab</w:t>
      </w:r>
      <w:r w:rsidRPr="00A35966">
        <w:rPr>
          <w:lang w:val="en-IE"/>
        </w:rPr>
        <w:t xml:space="preserve">) to the UCSC genome browser </w:t>
      </w:r>
      <w:hyperlink r:id="rId14" w:history="1">
        <w:r w:rsidRPr="00A35966">
          <w:rPr>
            <w:rStyle w:val="Hyperlink"/>
            <w:lang w:val="en-IE"/>
          </w:rPr>
          <w:t>https://geno</w:t>
        </w:r>
        <w:r w:rsidRPr="00A35966">
          <w:rPr>
            <w:rStyle w:val="Hyperlink"/>
            <w:lang w:val="en-IE"/>
          </w:rPr>
          <w:t>m</w:t>
        </w:r>
        <w:r w:rsidRPr="00A35966">
          <w:rPr>
            <w:rStyle w:val="Hyperlink"/>
            <w:lang w:val="en-IE"/>
          </w:rPr>
          <w:t>e-euro.ucsc.edu</w:t>
        </w:r>
      </w:hyperlink>
      <w:r w:rsidRPr="00A35966">
        <w:rPr>
          <w:lang w:val="en-IE"/>
        </w:rPr>
        <w:t xml:space="preserve"> </w:t>
      </w:r>
    </w:p>
    <w:p w14:paraId="39EAEB9E" w14:textId="77777777" w:rsidR="00E70E2E" w:rsidRPr="00A35966" w:rsidRDefault="00E70E2E" w:rsidP="00E70E2E">
      <w:pPr>
        <w:pStyle w:val="ListParagraph"/>
        <w:spacing w:before="240"/>
        <w:jc w:val="both"/>
        <w:rPr>
          <w:color w:val="FF0000"/>
          <w:lang w:val="en-IE"/>
        </w:rPr>
      </w:pPr>
      <w:r w:rsidRPr="00A35966">
        <w:rPr>
          <w:noProof/>
          <w:lang w:val="en-US" w:eastAsia="zh-CN"/>
        </w:rPr>
        <w:drawing>
          <wp:inline distT="0" distB="0" distL="0" distR="0" wp14:anchorId="24B1543A" wp14:editId="41F904B8">
            <wp:extent cx="3594363" cy="2448780"/>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5055" cy="2449251"/>
                    </a:xfrm>
                    <a:prstGeom prst="rect">
                      <a:avLst/>
                    </a:prstGeom>
                    <a:noFill/>
                    <a:ln>
                      <a:noFill/>
                    </a:ln>
                  </pic:spPr>
                </pic:pic>
              </a:graphicData>
            </a:graphic>
          </wp:inline>
        </w:drawing>
      </w:r>
    </w:p>
    <w:p w14:paraId="045DD71B" w14:textId="5AF7A321" w:rsidR="00E70E2E" w:rsidRPr="00C75DE5" w:rsidRDefault="00E70E2E" w:rsidP="00E70E2E">
      <w:pPr>
        <w:pStyle w:val="ListParagraph"/>
        <w:numPr>
          <w:ilvl w:val="0"/>
          <w:numId w:val="19"/>
        </w:numPr>
        <w:ind w:left="720"/>
        <w:jc w:val="both"/>
        <w:rPr>
          <w:lang w:val="en-IE"/>
        </w:rPr>
      </w:pPr>
      <w:r w:rsidRPr="00A35966">
        <w:rPr>
          <w:lang w:val="en-IE"/>
        </w:rPr>
        <w:t>Click on Genome Browser (first option under ‘Our tools’).  Allow yourself to be redirected to a closer mirror.</w:t>
      </w:r>
    </w:p>
    <w:p w14:paraId="1F11DDF5" w14:textId="4AB47DC7" w:rsidR="00E70E2E" w:rsidRDefault="00E70E2E" w:rsidP="00E70E2E">
      <w:pPr>
        <w:jc w:val="both"/>
        <w:rPr>
          <w:lang w:val="en-IE"/>
        </w:rPr>
      </w:pPr>
      <w:r>
        <w:rPr>
          <w:lang w:val="en-IE"/>
        </w:rPr>
        <w:t>Below</w:t>
      </w:r>
      <w:r w:rsidRPr="00A35966">
        <w:rPr>
          <w:lang w:val="en-IE"/>
        </w:rPr>
        <w:t xml:space="preserve"> you see the Genome Browser search window, which should also be on your screen now. </w:t>
      </w:r>
    </w:p>
    <w:p w14:paraId="7B552ACB" w14:textId="77777777" w:rsidR="003141A8" w:rsidRDefault="003141A8" w:rsidP="00E70E2E">
      <w:pPr>
        <w:jc w:val="both"/>
        <w:rPr>
          <w:lang w:val="en-IE"/>
        </w:rPr>
      </w:pPr>
    </w:p>
    <w:p w14:paraId="740BAF57" w14:textId="77777777" w:rsidR="003141A8" w:rsidRDefault="003141A8" w:rsidP="00E70E2E">
      <w:pPr>
        <w:jc w:val="both"/>
        <w:rPr>
          <w:lang w:val="en-IE"/>
        </w:rPr>
      </w:pPr>
    </w:p>
    <w:p w14:paraId="1B1513E3" w14:textId="77777777" w:rsidR="003141A8" w:rsidRDefault="003141A8" w:rsidP="00E70E2E">
      <w:pPr>
        <w:jc w:val="both"/>
        <w:rPr>
          <w:lang w:val="en-IE"/>
        </w:rPr>
      </w:pPr>
    </w:p>
    <w:p w14:paraId="6DF126AA" w14:textId="77777777" w:rsidR="003141A8" w:rsidRDefault="003141A8" w:rsidP="00E70E2E">
      <w:pPr>
        <w:jc w:val="both"/>
        <w:rPr>
          <w:lang w:val="en-IE"/>
        </w:rPr>
      </w:pPr>
    </w:p>
    <w:p w14:paraId="5F986760" w14:textId="77777777" w:rsidR="003141A8" w:rsidRDefault="003141A8" w:rsidP="00E70E2E">
      <w:pPr>
        <w:jc w:val="both"/>
        <w:rPr>
          <w:lang w:val="en-IE"/>
        </w:rPr>
      </w:pPr>
    </w:p>
    <w:p w14:paraId="6F129653" w14:textId="77777777" w:rsidR="003141A8" w:rsidRDefault="003141A8" w:rsidP="00E70E2E">
      <w:pPr>
        <w:jc w:val="both"/>
        <w:rPr>
          <w:lang w:val="en-IE"/>
        </w:rPr>
      </w:pPr>
    </w:p>
    <w:p w14:paraId="110079CF" w14:textId="77777777" w:rsidR="003141A8" w:rsidRDefault="003141A8" w:rsidP="00E70E2E">
      <w:pPr>
        <w:jc w:val="both"/>
        <w:rPr>
          <w:lang w:val="en-IE"/>
        </w:rPr>
      </w:pPr>
    </w:p>
    <w:p w14:paraId="74AD0DBF" w14:textId="77777777" w:rsidR="003141A8" w:rsidRDefault="003141A8" w:rsidP="00E70E2E">
      <w:pPr>
        <w:jc w:val="both"/>
        <w:rPr>
          <w:lang w:val="en-IE"/>
        </w:rPr>
      </w:pPr>
    </w:p>
    <w:p w14:paraId="0B7CCDDC" w14:textId="5A4DC5E0" w:rsidR="00E70E2E" w:rsidRDefault="003141A8" w:rsidP="00E70E2E">
      <w:pPr>
        <w:jc w:val="both"/>
        <w:rPr>
          <w:lang w:val="en-IE"/>
        </w:rPr>
      </w:pPr>
      <w:r w:rsidRPr="00A35966">
        <w:rPr>
          <w:noProof/>
          <w:lang w:val="en-US" w:eastAsia="zh-CN"/>
        </w:rPr>
        <w:drawing>
          <wp:anchor distT="0" distB="0" distL="114300" distR="114300" simplePos="0" relativeHeight="251667456" behindDoc="1" locked="0" layoutInCell="1" allowOverlap="1" wp14:anchorId="0936E3E9" wp14:editId="336ED79D">
            <wp:simplePos x="0" y="0"/>
            <wp:positionH relativeFrom="margin">
              <wp:align>left</wp:align>
            </wp:positionH>
            <wp:positionV relativeFrom="margin">
              <wp:posOffset>3335572</wp:posOffset>
            </wp:positionV>
            <wp:extent cx="3276132" cy="2525711"/>
            <wp:effectExtent l="0" t="0" r="635" b="8255"/>
            <wp:wrapTight wrapText="bothSides">
              <wp:wrapPolygon edited="0">
                <wp:start x="0" y="0"/>
                <wp:lineTo x="0" y="21508"/>
                <wp:lineTo x="21479" y="21508"/>
                <wp:lineTo x="21479" y="0"/>
                <wp:lineTo x="0" y="0"/>
              </wp:wrapPolygon>
            </wp:wrapTight>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76132" cy="25257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241C61" w14:textId="3203A8C2" w:rsidR="00E70E2E" w:rsidRPr="00A35966" w:rsidRDefault="00E70E2E" w:rsidP="00E70E2E">
      <w:pPr>
        <w:pStyle w:val="ListParagraph"/>
        <w:numPr>
          <w:ilvl w:val="0"/>
          <w:numId w:val="20"/>
        </w:numPr>
        <w:jc w:val="both"/>
        <w:rPr>
          <w:lang w:val="en-IE"/>
        </w:rPr>
      </w:pPr>
      <w:r w:rsidRPr="00A35966">
        <w:rPr>
          <w:lang w:val="en-IE"/>
        </w:rPr>
        <w:t>Which options are available in the Assembly dropdown box?</w:t>
      </w:r>
    </w:p>
    <w:p w14:paraId="7F617500" w14:textId="6463EFF9" w:rsidR="00E70E2E" w:rsidRPr="00A35966" w:rsidRDefault="00E70E2E" w:rsidP="00E70E2E">
      <w:pPr>
        <w:pStyle w:val="ListParagraph"/>
        <w:jc w:val="both"/>
        <w:rPr>
          <w:lang w:val="en-IE"/>
        </w:rPr>
      </w:pPr>
    </w:p>
    <w:p w14:paraId="58D270F1" w14:textId="0D4EC365" w:rsidR="00E70E2E" w:rsidRPr="00A35966" w:rsidRDefault="00E70E2E" w:rsidP="00E70E2E">
      <w:pPr>
        <w:rPr>
          <w:lang w:val="en-IE"/>
        </w:rPr>
      </w:pPr>
      <w:r w:rsidRPr="00A35966">
        <w:rPr>
          <w:lang w:val="en-IE"/>
        </w:rPr>
        <w:t xml:space="preserve">The different assembly releases basically have a different genome build. For this practical, you will be </w:t>
      </w:r>
      <w:r w:rsidRPr="003C3442">
        <w:rPr>
          <w:b/>
          <w:lang w:val="en-IE"/>
        </w:rPr>
        <w:t xml:space="preserve">working with the Feb 2009 assembly, as the newer assembly is on a different build than you used for your GWAS. </w:t>
      </w:r>
      <w:r w:rsidRPr="00A35966">
        <w:rPr>
          <w:lang w:val="en-IE"/>
        </w:rPr>
        <w:t>Now type your lead SNP from the Hand Osteoarthritis GWAS (</w:t>
      </w:r>
      <w:r w:rsidRPr="00A35966">
        <w:rPr>
          <w:b/>
          <w:lang w:val="en-IE"/>
        </w:rPr>
        <w:t>rs4764133</w:t>
      </w:r>
      <w:r w:rsidRPr="00A35966">
        <w:rPr>
          <w:lang w:val="en-IE"/>
        </w:rPr>
        <w:t>) and hit the GO button.</w:t>
      </w:r>
    </w:p>
    <w:p w14:paraId="7E8DC98C" w14:textId="63422C50" w:rsidR="00702EDF" w:rsidRPr="00702EDF" w:rsidRDefault="00E70E2E" w:rsidP="00702EDF">
      <w:pPr>
        <w:pStyle w:val="ListParagraph"/>
        <w:numPr>
          <w:ilvl w:val="0"/>
          <w:numId w:val="20"/>
        </w:numPr>
        <w:jc w:val="both"/>
        <w:rPr>
          <w:lang w:val="en-IE"/>
        </w:rPr>
      </w:pPr>
      <w:r w:rsidRPr="00A35966">
        <w:rPr>
          <w:lang w:val="en-IE"/>
        </w:rPr>
        <w:t>How many search results do you obtain? Can you find out what the different results are?</w:t>
      </w:r>
      <w:r w:rsidRPr="00A35966">
        <w:rPr>
          <w:lang w:val="en-IE"/>
        </w:rPr>
        <w:br/>
      </w:r>
      <w:r w:rsidRPr="00A35966">
        <w:rPr>
          <w:color w:val="FF0000"/>
          <w:lang w:val="en-IE"/>
        </w:rPr>
        <w:t xml:space="preserve"> </w:t>
      </w:r>
      <w:r w:rsidR="00DD17C4">
        <w:rPr>
          <w:color w:val="FF0000"/>
          <w:lang w:val="en-IE"/>
        </w:rPr>
        <w:t xml:space="preserve">37 </w:t>
      </w:r>
      <w:proofErr w:type="spellStart"/>
      <w:r w:rsidR="00DD17C4">
        <w:rPr>
          <w:color w:val="FF0000"/>
          <w:lang w:val="en-IE"/>
        </w:rPr>
        <w:t>origine</w:t>
      </w:r>
      <w:proofErr w:type="spellEnd"/>
    </w:p>
    <w:p w14:paraId="5EEDC78F" w14:textId="77777777" w:rsidR="00E70E2E" w:rsidRPr="00A35966" w:rsidRDefault="00E70E2E" w:rsidP="00E70E2E">
      <w:pPr>
        <w:pStyle w:val="ListParagraph"/>
        <w:jc w:val="both"/>
        <w:rPr>
          <w:lang w:val="en-IE"/>
        </w:rPr>
      </w:pPr>
    </w:p>
    <w:p w14:paraId="45D2C994" w14:textId="66187F57" w:rsidR="003141A8" w:rsidRDefault="00E70E2E" w:rsidP="00C960AE">
      <w:pPr>
        <w:pStyle w:val="ListParagraph"/>
        <w:numPr>
          <w:ilvl w:val="0"/>
          <w:numId w:val="19"/>
        </w:numPr>
        <w:ind w:left="720"/>
        <w:jc w:val="both"/>
        <w:rPr>
          <w:lang w:val="en-IE"/>
        </w:rPr>
      </w:pPr>
      <w:r w:rsidRPr="003141A8">
        <w:rPr>
          <w:lang w:val="en-IE"/>
        </w:rPr>
        <w:lastRenderedPageBreak/>
        <w:t>Go to the Simple Nucleotide Polymorphisms (</w:t>
      </w:r>
      <w:proofErr w:type="spellStart"/>
      <w:r w:rsidRPr="003141A8">
        <w:rPr>
          <w:lang w:val="en-IE"/>
        </w:rPr>
        <w:t>dbSNP</w:t>
      </w:r>
      <w:proofErr w:type="spellEnd"/>
      <w:r w:rsidRPr="003141A8">
        <w:rPr>
          <w:lang w:val="en-IE"/>
        </w:rPr>
        <w:t xml:space="preserve"> 15</w:t>
      </w:r>
      <w:r w:rsidR="00584177">
        <w:rPr>
          <w:lang w:val="en-IE"/>
        </w:rPr>
        <w:t>5</w:t>
      </w:r>
      <w:r w:rsidRPr="003141A8">
        <w:rPr>
          <w:lang w:val="en-IE"/>
        </w:rPr>
        <w:t xml:space="preserve">) </w:t>
      </w:r>
    </w:p>
    <w:p w14:paraId="1BDBF483" w14:textId="117F0ECF" w:rsidR="00E70E2E" w:rsidRPr="003141A8" w:rsidRDefault="00E70E2E" w:rsidP="003141A8">
      <w:pPr>
        <w:ind w:left="360"/>
        <w:jc w:val="both"/>
        <w:rPr>
          <w:lang w:val="en-IE"/>
        </w:rPr>
      </w:pPr>
      <w:r w:rsidRPr="003141A8">
        <w:rPr>
          <w:lang w:val="en-IE"/>
        </w:rPr>
        <w:t>A figure of your SNP and surrounding DNA with all kinds of information should now show up. Your SNP is located in the middle of the figure, and at the top of the figure are options to move your screen and/or zoom in/out of your picture, in the bottom track named: “Simple Nucleotide Polymorphisms (</w:t>
      </w:r>
      <w:proofErr w:type="spellStart"/>
      <w:r w:rsidRPr="003141A8">
        <w:rPr>
          <w:lang w:val="en-IE"/>
        </w:rPr>
        <w:t>dbSNP</w:t>
      </w:r>
      <w:proofErr w:type="spellEnd"/>
      <w:r w:rsidRPr="003141A8">
        <w:rPr>
          <w:lang w:val="en-IE"/>
        </w:rPr>
        <w:t xml:space="preserve"> 15</w:t>
      </w:r>
      <w:r w:rsidR="00584177">
        <w:rPr>
          <w:lang w:val="en-IE"/>
        </w:rPr>
        <w:t>5</w:t>
      </w:r>
      <w:r w:rsidRPr="003141A8">
        <w:rPr>
          <w:lang w:val="en-IE"/>
        </w:rPr>
        <w:t xml:space="preserve">) </w:t>
      </w:r>
    </w:p>
    <w:p w14:paraId="60400EDE" w14:textId="77777777" w:rsidR="00E70E2E" w:rsidRPr="00A35966" w:rsidRDefault="00E70E2E" w:rsidP="00E70E2E">
      <w:pPr>
        <w:rPr>
          <w:lang w:val="en-IE"/>
        </w:rPr>
      </w:pPr>
      <w:r w:rsidRPr="00A35966">
        <w:rPr>
          <w:lang w:val="en-IE"/>
        </w:rPr>
        <w:t xml:space="preserve">The UCSC Genome Browser is build-up of several tracks (Genes, mRNA, ESTs, Conservation, SNPs, etc.). These tracks can be added or deleted using the drop down controls below the </w:t>
      </w:r>
      <w:proofErr w:type="spellStart"/>
      <w:r w:rsidRPr="00A35966">
        <w:rPr>
          <w:lang w:val="en-IE"/>
        </w:rPr>
        <w:t>figure.To</w:t>
      </w:r>
      <w:proofErr w:type="spellEnd"/>
      <w:r w:rsidRPr="00A35966">
        <w:rPr>
          <w:lang w:val="en-IE"/>
        </w:rPr>
        <w:t xml:space="preserve"> modify the tracks that are displayed you can also use the grey bars on the left of the figure. By right-clicking on one of the bars you get options to change that specific track. By left-clicking on the bar, you get more information on the track, descriptions of the colours used, and more information on the database where the information in the track is coming from (and you can continue to the database itself. </w:t>
      </w:r>
    </w:p>
    <w:p w14:paraId="14874D37" w14:textId="77777777" w:rsidR="00E70E2E" w:rsidRPr="00A35966" w:rsidRDefault="00E70E2E" w:rsidP="00E70E2E">
      <w:pPr>
        <w:rPr>
          <w:lang w:val="en-IE"/>
        </w:rPr>
      </w:pPr>
      <w:r w:rsidRPr="00A35966">
        <w:rPr>
          <w:lang w:val="en-IE"/>
        </w:rPr>
        <w:t xml:space="preserve">Before you do anything else, you will want to clean your screen. There is a lot of information shown you don’t want. </w:t>
      </w:r>
    </w:p>
    <w:p w14:paraId="25AA0668" w14:textId="77777777" w:rsidR="00E70E2E" w:rsidRPr="00A35966" w:rsidRDefault="00E70E2E" w:rsidP="00E70E2E">
      <w:pPr>
        <w:pStyle w:val="ListParagraph"/>
        <w:numPr>
          <w:ilvl w:val="0"/>
          <w:numId w:val="19"/>
        </w:numPr>
        <w:ind w:left="720"/>
        <w:rPr>
          <w:lang w:val="en-IE"/>
        </w:rPr>
      </w:pPr>
      <w:r w:rsidRPr="00A35966">
        <w:rPr>
          <w:b/>
          <w:lang w:val="en-IE"/>
        </w:rPr>
        <w:t>Below your figure is the option ‘Hide all’. Click on it</w:t>
      </w:r>
    </w:p>
    <w:p w14:paraId="06C48BF1" w14:textId="3410A4C2" w:rsidR="00E70E2E" w:rsidRPr="00A35966" w:rsidRDefault="00E70E2E" w:rsidP="00E70E2E">
      <w:pPr>
        <w:rPr>
          <w:lang w:val="en-IE"/>
        </w:rPr>
      </w:pPr>
      <w:r w:rsidRPr="00A35966">
        <w:rPr>
          <w:lang w:val="en-IE"/>
        </w:rPr>
        <w:t xml:space="preserve">Your figure should be empty now. Now we can build up the figure to our liking. Below the ‘Hide all’ option is a long list of options </w:t>
      </w:r>
      <w:r w:rsidR="003141A8">
        <w:rPr>
          <w:lang w:val="en-IE"/>
        </w:rPr>
        <w:t>under blue bars</w:t>
      </w:r>
      <w:r w:rsidRPr="00A35966">
        <w:rPr>
          <w:lang w:val="en-IE"/>
        </w:rPr>
        <w:t xml:space="preserve">(tracks). </w:t>
      </w:r>
    </w:p>
    <w:p w14:paraId="3D394CF4" w14:textId="7898B749" w:rsidR="00E70E2E" w:rsidRDefault="00E70E2E" w:rsidP="00E70E2E">
      <w:pPr>
        <w:pStyle w:val="ListParagraph"/>
        <w:numPr>
          <w:ilvl w:val="0"/>
          <w:numId w:val="19"/>
        </w:numPr>
        <w:ind w:left="720"/>
        <w:rPr>
          <w:lang w:val="en-IE"/>
        </w:rPr>
      </w:pPr>
      <w:r w:rsidRPr="00A35966">
        <w:rPr>
          <w:lang w:val="en-IE"/>
        </w:rPr>
        <w:t>Select the following tracks</w:t>
      </w:r>
      <w:r w:rsidR="003141A8">
        <w:rPr>
          <w:lang w:val="en-IE"/>
        </w:rPr>
        <w:t xml:space="preserve"> in the blue bar – genes and predictions - </w:t>
      </w:r>
      <w:r w:rsidRPr="00A35966">
        <w:rPr>
          <w:lang w:val="en-IE"/>
        </w:rPr>
        <w:t xml:space="preserve"> ‘UCSC Genes’ (pack) (press the refresh button on the tracks to load these in the figure)</w:t>
      </w:r>
    </w:p>
    <w:p w14:paraId="15BC5A7E" w14:textId="6FD21E57" w:rsidR="003141A8" w:rsidRPr="003141A8" w:rsidRDefault="003141A8" w:rsidP="003141A8">
      <w:pPr>
        <w:pStyle w:val="ListParagraph"/>
        <w:numPr>
          <w:ilvl w:val="0"/>
          <w:numId w:val="19"/>
        </w:numPr>
        <w:ind w:left="720"/>
        <w:rPr>
          <w:lang w:val="en-IE"/>
        </w:rPr>
      </w:pPr>
      <w:r w:rsidRPr="00A35966">
        <w:rPr>
          <w:lang w:val="en-IE"/>
        </w:rPr>
        <w:t>Select the following tracks</w:t>
      </w:r>
      <w:r>
        <w:rPr>
          <w:lang w:val="en-IE"/>
        </w:rPr>
        <w:t xml:space="preserve"> in the blue bar – variation - </w:t>
      </w:r>
      <w:r w:rsidRPr="00A35966">
        <w:rPr>
          <w:lang w:val="en-IE"/>
        </w:rPr>
        <w:t xml:space="preserve"> ‘</w:t>
      </w:r>
      <w:proofErr w:type="spellStart"/>
      <w:r>
        <w:rPr>
          <w:lang w:val="en-IE"/>
        </w:rPr>
        <w:t>dbSNP</w:t>
      </w:r>
      <w:proofErr w:type="spellEnd"/>
      <w:r>
        <w:rPr>
          <w:lang w:val="en-IE"/>
        </w:rPr>
        <w:t xml:space="preserve"> (153)</w:t>
      </w:r>
      <w:r w:rsidRPr="00A35966">
        <w:rPr>
          <w:lang w:val="en-IE"/>
        </w:rPr>
        <w:t>’ (pack) (press the refresh button on the tracks to load these in the figure)</w:t>
      </w:r>
    </w:p>
    <w:p w14:paraId="35917852" w14:textId="77777777" w:rsidR="00E70E2E" w:rsidRDefault="00E70E2E" w:rsidP="00E70E2E">
      <w:pPr>
        <w:jc w:val="both"/>
        <w:rPr>
          <w:lang w:val="en-IE"/>
        </w:rPr>
      </w:pPr>
      <w:r w:rsidRPr="00A35966">
        <w:rPr>
          <w:lang w:val="en-IE"/>
        </w:rPr>
        <w:t>Let’s look at where our lead SNP is located</w:t>
      </w:r>
    </w:p>
    <w:p w14:paraId="28C1C299" w14:textId="77777777" w:rsidR="00E70E2E" w:rsidRDefault="00E70E2E" w:rsidP="00E70E2E">
      <w:pPr>
        <w:pStyle w:val="ListParagraph"/>
        <w:numPr>
          <w:ilvl w:val="0"/>
          <w:numId w:val="19"/>
        </w:numPr>
        <w:ind w:left="720"/>
        <w:jc w:val="both"/>
        <w:rPr>
          <w:lang w:val="en-IE"/>
        </w:rPr>
      </w:pPr>
      <w:r w:rsidRPr="008F0230">
        <w:rPr>
          <w:lang w:val="en-IE"/>
        </w:rPr>
        <w:t>Examine the figure (zoom out to see more of the genomic region 100x)</w:t>
      </w:r>
    </w:p>
    <w:p w14:paraId="2C533522" w14:textId="77777777" w:rsidR="00E70E2E" w:rsidRPr="008F0230" w:rsidRDefault="00E70E2E" w:rsidP="00E70E2E">
      <w:pPr>
        <w:pStyle w:val="ListParagraph"/>
        <w:jc w:val="both"/>
        <w:rPr>
          <w:lang w:val="en-IE"/>
        </w:rPr>
      </w:pPr>
    </w:p>
    <w:p w14:paraId="0F2A331E" w14:textId="77777777" w:rsidR="00E70E2E" w:rsidRPr="00A35966" w:rsidRDefault="00E70E2E" w:rsidP="00E70E2E">
      <w:pPr>
        <w:pStyle w:val="ListParagraph"/>
        <w:numPr>
          <w:ilvl w:val="0"/>
          <w:numId w:val="20"/>
        </w:numPr>
        <w:jc w:val="both"/>
        <w:rPr>
          <w:lang w:val="en-IE"/>
        </w:rPr>
      </w:pPr>
      <w:r w:rsidRPr="00A35966">
        <w:rPr>
          <w:lang w:val="en-IE"/>
        </w:rPr>
        <w:t>What kind of SNP is rs4764133 and which gene(s) are surrounding your SNP?</w:t>
      </w:r>
      <w:r>
        <w:rPr>
          <w:lang w:val="en-IE"/>
        </w:rPr>
        <w:t xml:space="preserve">, Is this the same as you saw in the </w:t>
      </w:r>
      <w:proofErr w:type="spellStart"/>
      <w:r>
        <w:rPr>
          <w:lang w:val="en-IE"/>
        </w:rPr>
        <w:t>LocusZoom</w:t>
      </w:r>
      <w:proofErr w:type="spellEnd"/>
      <w:r>
        <w:rPr>
          <w:lang w:val="en-IE"/>
        </w:rPr>
        <w:t xml:space="preserve"> plot in FUMA? </w:t>
      </w:r>
    </w:p>
    <w:p w14:paraId="60F7D09A" w14:textId="19FD643C" w:rsidR="00E70E2E" w:rsidRPr="00A35966" w:rsidRDefault="00C95CBC" w:rsidP="00E70E2E">
      <w:pPr>
        <w:pStyle w:val="ListParagraph"/>
        <w:jc w:val="both"/>
        <w:rPr>
          <w:color w:val="FF0000"/>
          <w:lang w:val="en-IE"/>
        </w:rPr>
      </w:pPr>
      <w:r>
        <w:rPr>
          <w:color w:val="FF0000"/>
          <w:lang w:val="en-IE"/>
        </w:rPr>
        <w:t>Non-coding</w:t>
      </w:r>
    </w:p>
    <w:p w14:paraId="1E0A8175" w14:textId="65557AE4" w:rsidR="00E70E2E" w:rsidRPr="00A35966" w:rsidRDefault="00C95CBC" w:rsidP="00E70E2E">
      <w:pPr>
        <w:pStyle w:val="ListParagraph"/>
        <w:jc w:val="both"/>
        <w:rPr>
          <w:color w:val="FF0000"/>
          <w:lang w:val="en-IE"/>
        </w:rPr>
      </w:pPr>
      <w:r>
        <w:rPr>
          <w:color w:val="FF0000"/>
          <w:lang w:val="en-IE"/>
        </w:rPr>
        <w:t>ERP27</w:t>
      </w:r>
    </w:p>
    <w:p w14:paraId="1415335B" w14:textId="77777777" w:rsidR="00E70E2E" w:rsidRPr="00A35966" w:rsidRDefault="00E70E2E" w:rsidP="00E70E2E">
      <w:pPr>
        <w:pStyle w:val="ListParagraph"/>
        <w:numPr>
          <w:ilvl w:val="0"/>
          <w:numId w:val="20"/>
        </w:numPr>
        <w:spacing w:before="240"/>
        <w:jc w:val="both"/>
        <w:rPr>
          <w:lang w:val="en-IE"/>
        </w:rPr>
      </w:pPr>
      <w:r w:rsidRPr="00A35966">
        <w:rPr>
          <w:lang w:val="en-IE"/>
        </w:rPr>
        <w:t>Look at the genes in the figure. What is the difference between the thin horizontal lines and the much thinker horizontal lines in the gene tracks of the picture?</w:t>
      </w:r>
    </w:p>
    <w:p w14:paraId="0C5FF956" w14:textId="2688CA9D" w:rsidR="00E70E2E" w:rsidRPr="00236D23" w:rsidRDefault="00C95CBC" w:rsidP="00E70E2E">
      <w:pPr>
        <w:pStyle w:val="ListParagraph"/>
        <w:spacing w:before="240"/>
        <w:jc w:val="both"/>
        <w:rPr>
          <w:color w:val="FF0000"/>
          <w:lang w:val="en-IE"/>
        </w:rPr>
      </w:pPr>
      <w:r>
        <w:rPr>
          <w:color w:val="FF0000"/>
          <w:lang w:val="en-IE"/>
        </w:rPr>
        <w:t xml:space="preserve">Extron intron </w:t>
      </w:r>
    </w:p>
    <w:p w14:paraId="58ED1276" w14:textId="77777777" w:rsidR="00E70E2E" w:rsidRPr="00A35966" w:rsidRDefault="00E70E2E" w:rsidP="00E70E2E">
      <w:pPr>
        <w:jc w:val="both"/>
        <w:rPr>
          <w:lang w:val="en-IE"/>
        </w:rPr>
      </w:pPr>
      <w:r w:rsidRPr="00A35966">
        <w:rPr>
          <w:lang w:val="en-IE"/>
        </w:rPr>
        <w:t>Let’s see if we can find some more information about the genes surrounding your SNP</w:t>
      </w:r>
      <w:r>
        <w:rPr>
          <w:lang w:val="en-IE"/>
        </w:rPr>
        <w:t>.</w:t>
      </w:r>
      <w:r w:rsidRPr="00A35966">
        <w:rPr>
          <w:lang w:val="en-IE"/>
        </w:rPr>
        <w:t xml:space="preserve"> In the UCSC genome-browser look at the Genes surrounding your SNP. Let’s look at the</w:t>
      </w:r>
      <w:r>
        <w:rPr>
          <w:lang w:val="en-IE"/>
        </w:rPr>
        <w:t xml:space="preserve"> closest gene first ERP27</w:t>
      </w:r>
      <w:r w:rsidRPr="00A35966">
        <w:rPr>
          <w:lang w:val="en-IE"/>
        </w:rPr>
        <w:t xml:space="preserve"> </w:t>
      </w:r>
    </w:p>
    <w:p w14:paraId="19EA17E1" w14:textId="77777777" w:rsidR="00E70E2E" w:rsidRPr="00A35966" w:rsidRDefault="00E70E2E" w:rsidP="00E70E2E">
      <w:pPr>
        <w:pStyle w:val="ListParagraph"/>
        <w:numPr>
          <w:ilvl w:val="0"/>
          <w:numId w:val="21"/>
        </w:numPr>
        <w:spacing w:before="240"/>
        <w:jc w:val="both"/>
        <w:rPr>
          <w:lang w:val="en-IE"/>
        </w:rPr>
      </w:pPr>
      <w:r w:rsidRPr="00A35966">
        <w:rPr>
          <w:lang w:val="en-IE"/>
        </w:rPr>
        <w:t xml:space="preserve">Go to the description of the ERP27  gene in the UCSC track. Do this by clicking on the gene name of the </w:t>
      </w:r>
      <w:r w:rsidRPr="00A35966">
        <w:rPr>
          <w:b/>
          <w:lang w:val="en-IE"/>
        </w:rPr>
        <w:t>upper transcript</w:t>
      </w:r>
      <w:r w:rsidRPr="00A35966">
        <w:rPr>
          <w:lang w:val="en-IE"/>
        </w:rPr>
        <w:t xml:space="preserve"> in UCSC genes track. </w:t>
      </w:r>
    </w:p>
    <w:p w14:paraId="44A2D281" w14:textId="77777777" w:rsidR="00E70E2E" w:rsidRPr="00A35966" w:rsidRDefault="00E70E2E" w:rsidP="00E70E2E">
      <w:pPr>
        <w:pStyle w:val="ListParagraph"/>
        <w:spacing w:before="240"/>
        <w:jc w:val="both"/>
        <w:rPr>
          <w:lang w:val="en-IE"/>
        </w:rPr>
      </w:pPr>
    </w:p>
    <w:p w14:paraId="35726872" w14:textId="77777777" w:rsidR="00E70E2E" w:rsidRPr="00A35966" w:rsidRDefault="00E70E2E" w:rsidP="00E70E2E">
      <w:pPr>
        <w:pStyle w:val="ListParagraph"/>
        <w:numPr>
          <w:ilvl w:val="0"/>
          <w:numId w:val="20"/>
        </w:numPr>
        <w:jc w:val="both"/>
        <w:rPr>
          <w:color w:val="000000" w:themeColor="text1"/>
          <w:lang w:val="en-IE"/>
        </w:rPr>
      </w:pPr>
      <w:r w:rsidRPr="00A35966">
        <w:rPr>
          <w:color w:val="000000" w:themeColor="text1"/>
          <w:lang w:val="en-IE"/>
        </w:rPr>
        <w:t>What is the full name of your gene, EPR27?</w:t>
      </w:r>
    </w:p>
    <w:p w14:paraId="011D9F21" w14:textId="7FE1B8D0" w:rsidR="00E70E2E" w:rsidRPr="00C95CBC" w:rsidRDefault="00C95CBC" w:rsidP="00E70E2E">
      <w:pPr>
        <w:pStyle w:val="ListParagraph"/>
        <w:jc w:val="both"/>
        <w:rPr>
          <w:color w:val="FF0000"/>
          <w:lang w:val="en-US"/>
        </w:rPr>
      </w:pPr>
      <w:r w:rsidRPr="00C95CBC">
        <w:rPr>
          <w:rFonts w:ascii="Arial" w:hAnsi="Arial" w:cs="Arial"/>
          <w:color w:val="000000"/>
          <w:sz w:val="27"/>
          <w:szCs w:val="27"/>
          <w:shd w:val="clear" w:color="auto" w:fill="FFFEE8"/>
          <w:lang w:val="en-US"/>
        </w:rPr>
        <w:t>Homo sapiens endoplasmic reticulum protein 27 (ERP27)</w:t>
      </w:r>
    </w:p>
    <w:p w14:paraId="686E73ED" w14:textId="77777777" w:rsidR="00E70E2E" w:rsidRPr="00A35966" w:rsidRDefault="00E70E2E" w:rsidP="00E70E2E">
      <w:pPr>
        <w:jc w:val="both"/>
        <w:rPr>
          <w:lang w:val="en-IE"/>
        </w:rPr>
      </w:pPr>
      <w:r w:rsidRPr="00A35966">
        <w:rPr>
          <w:lang w:val="en-IE"/>
        </w:rPr>
        <w:lastRenderedPageBreak/>
        <w:t>On this page, in the table under ‘sequence and links to tools and databases’ you can find links to other databases with more information on this gene. Due to time restraints we can’t possible investigate all of them. The rest of the page gives a summary of information of these databases on your gene</w:t>
      </w:r>
    </w:p>
    <w:p w14:paraId="70623B1D" w14:textId="77777777" w:rsidR="00E70E2E" w:rsidRPr="00A35966" w:rsidRDefault="00E70E2E" w:rsidP="00E70E2E">
      <w:pPr>
        <w:pStyle w:val="ListParagraph"/>
        <w:numPr>
          <w:ilvl w:val="0"/>
          <w:numId w:val="21"/>
        </w:numPr>
        <w:spacing w:before="240"/>
        <w:jc w:val="both"/>
        <w:rPr>
          <w:lang w:val="en-IE"/>
        </w:rPr>
      </w:pPr>
      <w:r w:rsidRPr="00A35966">
        <w:rPr>
          <w:lang w:val="en-IE"/>
        </w:rPr>
        <w:t>On this page, in the table under ‘sequence and links to tools and databases’ select the Entrez Gene database.</w:t>
      </w:r>
    </w:p>
    <w:p w14:paraId="0382C20C" w14:textId="77777777" w:rsidR="00E70E2E" w:rsidRPr="00A35966" w:rsidRDefault="00E70E2E" w:rsidP="00E70E2E">
      <w:pPr>
        <w:pStyle w:val="ListParagraph"/>
        <w:spacing w:before="240"/>
        <w:jc w:val="both"/>
        <w:rPr>
          <w:lang w:val="en-IE"/>
        </w:rPr>
      </w:pPr>
    </w:p>
    <w:p w14:paraId="4A5AF93C" w14:textId="77777777" w:rsidR="00E70E2E" w:rsidRPr="00A35966" w:rsidRDefault="00E70E2E" w:rsidP="00E70E2E">
      <w:pPr>
        <w:pStyle w:val="ListParagraph"/>
        <w:numPr>
          <w:ilvl w:val="0"/>
          <w:numId w:val="20"/>
        </w:numPr>
        <w:jc w:val="both"/>
        <w:rPr>
          <w:color w:val="FF0000"/>
          <w:lang w:val="en-IE"/>
        </w:rPr>
      </w:pPr>
      <w:r w:rsidRPr="00A35966">
        <w:rPr>
          <w:color w:val="000000" w:themeColor="text1"/>
          <w:lang w:val="en-IE"/>
        </w:rPr>
        <w:t>How Many Exons does ERP27 have?</w:t>
      </w:r>
    </w:p>
    <w:p w14:paraId="1F185973" w14:textId="61B4D085" w:rsidR="00E70E2E" w:rsidRPr="00A35966" w:rsidRDefault="00E70E2E" w:rsidP="00E70E2E">
      <w:pPr>
        <w:pStyle w:val="ListParagraph"/>
        <w:jc w:val="both"/>
        <w:rPr>
          <w:color w:val="FF0000"/>
          <w:lang w:val="en-IE"/>
        </w:rPr>
      </w:pPr>
    </w:p>
    <w:p w14:paraId="042C64C7" w14:textId="38E8050A" w:rsidR="00E70E2E" w:rsidRPr="00A35966" w:rsidRDefault="00662A4B" w:rsidP="00E70E2E">
      <w:pPr>
        <w:pStyle w:val="ListParagraph"/>
        <w:jc w:val="both"/>
        <w:rPr>
          <w:color w:val="FF0000"/>
          <w:lang w:val="en-IE"/>
        </w:rPr>
      </w:pPr>
      <w:r>
        <w:rPr>
          <w:color w:val="FF0000"/>
          <w:lang w:val="en-IE"/>
        </w:rPr>
        <w:t>8</w:t>
      </w:r>
    </w:p>
    <w:p w14:paraId="3622CB29" w14:textId="77777777" w:rsidR="00E70E2E" w:rsidRPr="00A35966" w:rsidRDefault="00E70E2E" w:rsidP="00E70E2E">
      <w:pPr>
        <w:pStyle w:val="ListParagraph"/>
        <w:numPr>
          <w:ilvl w:val="0"/>
          <w:numId w:val="20"/>
        </w:numPr>
        <w:jc w:val="both"/>
        <w:rPr>
          <w:color w:val="000000" w:themeColor="text1"/>
          <w:lang w:val="en-IE"/>
        </w:rPr>
      </w:pPr>
      <w:r w:rsidRPr="00A35966">
        <w:rPr>
          <w:color w:val="000000" w:themeColor="text1"/>
          <w:lang w:val="en-IE"/>
        </w:rPr>
        <w:t xml:space="preserve">Can you find what is known about the function of ERP27 here? </w:t>
      </w:r>
    </w:p>
    <w:p w14:paraId="6FD8A574" w14:textId="6CEE6399" w:rsidR="00E70E2E" w:rsidRPr="00A35966" w:rsidRDefault="00662A4B" w:rsidP="00E70E2E">
      <w:pPr>
        <w:pStyle w:val="ListParagraph"/>
        <w:jc w:val="both"/>
        <w:rPr>
          <w:color w:val="FF0000"/>
          <w:lang w:val="en-IE"/>
        </w:rPr>
      </w:pPr>
      <w:r w:rsidRPr="00662A4B">
        <w:rPr>
          <w:color w:val="FF0000"/>
          <w:lang w:val="en-IE"/>
        </w:rPr>
        <w:t xml:space="preserve">This gene encodes a </w:t>
      </w:r>
      <w:proofErr w:type="spellStart"/>
      <w:r w:rsidRPr="00662A4B">
        <w:rPr>
          <w:color w:val="FF0000"/>
          <w:lang w:val="en-IE"/>
        </w:rPr>
        <w:t>noncatalytic</w:t>
      </w:r>
      <w:proofErr w:type="spellEnd"/>
      <w:r w:rsidRPr="00662A4B">
        <w:rPr>
          <w:color w:val="FF0000"/>
          <w:lang w:val="en-IE"/>
        </w:rPr>
        <w:t xml:space="preserve"> member of the protein </w:t>
      </w:r>
      <w:proofErr w:type="spellStart"/>
      <w:r w:rsidRPr="00662A4B">
        <w:rPr>
          <w:color w:val="FF0000"/>
          <w:lang w:val="en-IE"/>
        </w:rPr>
        <w:t>disulfide</w:t>
      </w:r>
      <w:proofErr w:type="spellEnd"/>
      <w:r w:rsidRPr="00662A4B">
        <w:rPr>
          <w:color w:val="FF0000"/>
          <w:lang w:val="en-IE"/>
        </w:rPr>
        <w:t xml:space="preserve"> isomerase (PDI) family of endoplasmic reticulum (ER) proteins. The canonical protein has an N-terminal signal sequence, two </w:t>
      </w:r>
      <w:proofErr w:type="spellStart"/>
      <w:r w:rsidRPr="00662A4B">
        <w:rPr>
          <w:color w:val="FF0000"/>
          <w:lang w:val="en-IE"/>
        </w:rPr>
        <w:t>thioredoxin</w:t>
      </w:r>
      <w:proofErr w:type="spellEnd"/>
      <w:r w:rsidRPr="00662A4B">
        <w:rPr>
          <w:color w:val="FF0000"/>
          <w:lang w:val="en-IE"/>
        </w:rPr>
        <w:t xml:space="preserve"> (TRX)-like domains and a C-terminal ER-retention sequence. Alternative splicing results in multiple transcript variants encoding distinct isoforms; some of which lack domains present in the canonical protein. [provided by </w:t>
      </w:r>
      <w:proofErr w:type="spellStart"/>
      <w:r w:rsidRPr="00662A4B">
        <w:rPr>
          <w:color w:val="FF0000"/>
          <w:lang w:val="en-IE"/>
        </w:rPr>
        <w:t>RefSeq</w:t>
      </w:r>
      <w:proofErr w:type="spellEnd"/>
      <w:r w:rsidRPr="00662A4B">
        <w:rPr>
          <w:color w:val="FF0000"/>
          <w:lang w:val="en-IE"/>
        </w:rPr>
        <w:t>, Dec 2016]</w:t>
      </w:r>
    </w:p>
    <w:p w14:paraId="655050DE" w14:textId="77777777" w:rsidR="00E70E2E" w:rsidRPr="00A35966" w:rsidRDefault="00E70E2E" w:rsidP="00E70E2E">
      <w:pPr>
        <w:pStyle w:val="ListParagraph"/>
        <w:jc w:val="both"/>
        <w:rPr>
          <w:color w:val="FF0000"/>
          <w:lang w:val="en-IE"/>
        </w:rPr>
      </w:pPr>
    </w:p>
    <w:p w14:paraId="553B4D0F" w14:textId="77777777" w:rsidR="00E70E2E" w:rsidRPr="00A35966" w:rsidRDefault="00E70E2E" w:rsidP="00E70E2E">
      <w:pPr>
        <w:pStyle w:val="ListParagraph"/>
        <w:numPr>
          <w:ilvl w:val="0"/>
          <w:numId w:val="20"/>
        </w:numPr>
        <w:spacing w:before="240"/>
        <w:jc w:val="both"/>
        <w:rPr>
          <w:lang w:val="en-IE"/>
        </w:rPr>
      </w:pPr>
      <w:r w:rsidRPr="00A35966">
        <w:rPr>
          <w:lang w:val="en-IE"/>
        </w:rPr>
        <w:t>Does this function suggest a functional role of this gene in Osteoarthritis?</w:t>
      </w:r>
    </w:p>
    <w:p w14:paraId="5F080E51" w14:textId="6FE9342E" w:rsidR="00E70E2E" w:rsidRPr="00A35966" w:rsidRDefault="00662A4B" w:rsidP="00E70E2E">
      <w:pPr>
        <w:pStyle w:val="ListParagraph"/>
        <w:spacing w:before="240"/>
        <w:jc w:val="both"/>
        <w:rPr>
          <w:color w:val="FF0000"/>
          <w:lang w:val="en-IE"/>
        </w:rPr>
      </w:pPr>
      <w:r>
        <w:rPr>
          <w:color w:val="FF0000"/>
          <w:lang w:val="en-IE"/>
        </w:rPr>
        <w:t>no</w:t>
      </w:r>
    </w:p>
    <w:p w14:paraId="531A1968" w14:textId="77777777" w:rsidR="00E70E2E" w:rsidRPr="00A35966" w:rsidRDefault="00E70E2E" w:rsidP="00E70E2E">
      <w:pPr>
        <w:jc w:val="both"/>
        <w:rPr>
          <w:color w:val="000000" w:themeColor="text1"/>
          <w:lang w:val="en-IE"/>
        </w:rPr>
      </w:pPr>
      <w:r w:rsidRPr="00A35966">
        <w:rPr>
          <w:color w:val="000000" w:themeColor="text1"/>
          <w:lang w:val="en-IE"/>
        </w:rPr>
        <w:t>Go Back to the UCSC genome-browser and now examine the Other genes nearby the lead SNP</w:t>
      </w:r>
    </w:p>
    <w:p w14:paraId="2B4D9EC6" w14:textId="77777777" w:rsidR="00E70E2E" w:rsidRPr="00A35966" w:rsidRDefault="00E70E2E" w:rsidP="00E70E2E">
      <w:pPr>
        <w:pStyle w:val="ListParagraph"/>
        <w:numPr>
          <w:ilvl w:val="0"/>
          <w:numId w:val="20"/>
        </w:numPr>
        <w:jc w:val="both"/>
        <w:rPr>
          <w:color w:val="000000" w:themeColor="text1"/>
          <w:lang w:val="en-IE"/>
        </w:rPr>
      </w:pPr>
      <w:r w:rsidRPr="00A35966">
        <w:rPr>
          <w:color w:val="000000" w:themeColor="text1"/>
          <w:lang w:val="en-IE"/>
        </w:rPr>
        <w:t>What are the known functions for ART4, C12orf60 and MGP?</w:t>
      </w:r>
    </w:p>
    <w:p w14:paraId="0063617A" w14:textId="44D390FF" w:rsidR="00E70E2E" w:rsidRPr="00662A4B" w:rsidRDefault="00662A4B" w:rsidP="00702EDF">
      <w:pPr>
        <w:pStyle w:val="ListParagraph"/>
        <w:jc w:val="both"/>
        <w:rPr>
          <w:color w:val="FF0000"/>
          <w:lang w:val="en-US"/>
        </w:rPr>
      </w:pPr>
      <w:r w:rsidRPr="00A35966">
        <w:rPr>
          <w:color w:val="000000" w:themeColor="text1"/>
          <w:lang w:val="en-IE"/>
        </w:rPr>
        <w:t>C12orf60</w:t>
      </w:r>
      <w:r>
        <w:rPr>
          <w:color w:val="000000" w:themeColor="text1"/>
          <w:lang w:val="en-IE"/>
        </w:rPr>
        <w:t>:</w:t>
      </w:r>
      <w:r w:rsidRPr="00662A4B">
        <w:rPr>
          <w:rFonts w:ascii="Arial" w:hAnsi="Arial" w:cs="Arial"/>
          <w:color w:val="000000"/>
          <w:sz w:val="27"/>
          <w:szCs w:val="27"/>
          <w:shd w:val="clear" w:color="auto" w:fill="FFFEE8"/>
          <w:lang w:val="en-US"/>
        </w:rPr>
        <w:t xml:space="preserve"> </w:t>
      </w:r>
      <w:r w:rsidRPr="00662A4B">
        <w:rPr>
          <w:rFonts w:ascii="Arial" w:hAnsi="Arial" w:cs="Arial"/>
          <w:color w:val="000000"/>
          <w:sz w:val="27"/>
          <w:szCs w:val="27"/>
          <w:shd w:val="clear" w:color="auto" w:fill="FFFEE8"/>
          <w:lang w:val="en-US"/>
        </w:rPr>
        <w:t>Homo sapiens chromosome 12 open reading frame 60</w:t>
      </w:r>
    </w:p>
    <w:p w14:paraId="4C1FDE9B" w14:textId="184EB69B" w:rsidR="00702EDF" w:rsidRDefault="00662A4B" w:rsidP="00662A4B">
      <w:pPr>
        <w:pStyle w:val="ListParagraph"/>
        <w:jc w:val="both"/>
        <w:rPr>
          <w:color w:val="FF0000"/>
          <w:lang w:val="en-IE"/>
        </w:rPr>
      </w:pPr>
      <w:r>
        <w:rPr>
          <w:color w:val="FF0000"/>
          <w:lang w:val="en-IE"/>
        </w:rPr>
        <w:t>ART4:</w:t>
      </w:r>
      <w:r w:rsidRPr="00662A4B">
        <w:rPr>
          <w:lang w:val="en-US"/>
        </w:rPr>
        <w:t xml:space="preserve"> </w:t>
      </w:r>
      <w:r w:rsidRPr="00662A4B">
        <w:rPr>
          <w:color w:val="FF0000"/>
          <w:lang w:val="en-IE"/>
        </w:rPr>
        <w:t>This gene encodes a protein that contains a mono-ADP-</w:t>
      </w:r>
      <w:proofErr w:type="spellStart"/>
      <w:r w:rsidRPr="00662A4B">
        <w:rPr>
          <w:color w:val="FF0000"/>
          <w:lang w:val="en-IE"/>
        </w:rPr>
        <w:t>ribosylation</w:t>
      </w:r>
      <w:proofErr w:type="spellEnd"/>
      <w:r w:rsidRPr="00662A4B">
        <w:rPr>
          <w:color w:val="FF0000"/>
          <w:lang w:val="en-IE"/>
        </w:rPr>
        <w:t xml:space="preserve"> (ART) motif. It is a member of the ADP-</w:t>
      </w:r>
      <w:proofErr w:type="spellStart"/>
      <w:r w:rsidRPr="00662A4B">
        <w:rPr>
          <w:color w:val="FF0000"/>
          <w:lang w:val="en-IE"/>
        </w:rPr>
        <w:t>ribosyltransferase</w:t>
      </w:r>
      <w:proofErr w:type="spellEnd"/>
      <w:r w:rsidRPr="00662A4B">
        <w:rPr>
          <w:color w:val="FF0000"/>
          <w:lang w:val="en-IE"/>
        </w:rPr>
        <w:t xml:space="preserve"> gene family but enzymatic activity has not been demonstrated experimentally. Antigens of the </w:t>
      </w:r>
      <w:proofErr w:type="spellStart"/>
      <w:r w:rsidRPr="00662A4B">
        <w:rPr>
          <w:color w:val="FF0000"/>
          <w:lang w:val="en-IE"/>
        </w:rPr>
        <w:t>Dombrock</w:t>
      </w:r>
      <w:proofErr w:type="spellEnd"/>
      <w:r w:rsidRPr="00662A4B">
        <w:rPr>
          <w:color w:val="FF0000"/>
          <w:lang w:val="en-IE"/>
        </w:rPr>
        <w:t xml:space="preserve"> blood group system are located on the gene product, which is </w:t>
      </w:r>
      <w:proofErr w:type="spellStart"/>
      <w:r w:rsidRPr="00662A4B">
        <w:rPr>
          <w:color w:val="FF0000"/>
          <w:lang w:val="en-IE"/>
        </w:rPr>
        <w:t>glycosylphosphatidylinosotol</w:t>
      </w:r>
      <w:proofErr w:type="spellEnd"/>
      <w:r w:rsidRPr="00662A4B">
        <w:rPr>
          <w:color w:val="FF0000"/>
          <w:lang w:val="en-IE"/>
        </w:rPr>
        <w:t xml:space="preserve">-anchored to the erythrocyte membrane. Allelic variants, some of which lead to adverse transfusion reactions, are known. [provided by </w:t>
      </w:r>
      <w:proofErr w:type="spellStart"/>
      <w:r w:rsidRPr="00662A4B">
        <w:rPr>
          <w:color w:val="FF0000"/>
          <w:lang w:val="en-IE"/>
        </w:rPr>
        <w:t>RefSeq</w:t>
      </w:r>
      <w:proofErr w:type="spellEnd"/>
      <w:r w:rsidRPr="00662A4B">
        <w:rPr>
          <w:color w:val="FF0000"/>
          <w:lang w:val="en-IE"/>
        </w:rPr>
        <w:t xml:space="preserve">, Jul 2008]. Sequence Note: This </w:t>
      </w:r>
      <w:proofErr w:type="spellStart"/>
      <w:r w:rsidRPr="00662A4B">
        <w:rPr>
          <w:color w:val="FF0000"/>
          <w:lang w:val="en-IE"/>
        </w:rPr>
        <w:t>RefSeq</w:t>
      </w:r>
      <w:proofErr w:type="spellEnd"/>
      <w:r w:rsidRPr="00662A4B">
        <w:rPr>
          <w:color w:val="FF0000"/>
          <w:lang w:val="en-IE"/>
        </w:rPr>
        <w:t xml:space="preserve"> record was created from transcript and genomic sequence data to make the sequence consistent with the reference genome assembly. The genomic coordinates used for the transcript record were </w:t>
      </w:r>
      <w:r>
        <w:rPr>
          <w:color w:val="FF0000"/>
          <w:lang w:val="en-IE"/>
        </w:rPr>
        <w:t xml:space="preserve">based on transcript </w:t>
      </w:r>
      <w:proofErr w:type="spellStart"/>
      <w:r>
        <w:rPr>
          <w:color w:val="FF0000"/>
          <w:lang w:val="en-IE"/>
        </w:rPr>
        <w:t>alignments.</w:t>
      </w:r>
      <w:r w:rsidRPr="00662A4B">
        <w:rPr>
          <w:color w:val="FF0000"/>
          <w:lang w:val="en-IE"/>
        </w:rPr>
        <w:t>Transcript</w:t>
      </w:r>
      <w:proofErr w:type="spellEnd"/>
      <w:r w:rsidRPr="00662A4B">
        <w:rPr>
          <w:color w:val="FF0000"/>
          <w:lang w:val="en-IE"/>
        </w:rPr>
        <w:t xml:space="preserve"> (Including UTRs)</w:t>
      </w:r>
    </w:p>
    <w:p w14:paraId="1EC0299C" w14:textId="674D75FE" w:rsidR="00662A4B" w:rsidRPr="00662A4B" w:rsidRDefault="00662A4B" w:rsidP="00662A4B">
      <w:pPr>
        <w:pStyle w:val="ListParagraph"/>
        <w:jc w:val="both"/>
        <w:rPr>
          <w:color w:val="FF0000"/>
          <w:lang w:val="en-IE"/>
        </w:rPr>
      </w:pPr>
      <w:proofErr w:type="spellStart"/>
      <w:r>
        <w:rPr>
          <w:color w:val="FF0000"/>
          <w:lang w:val="en-IE"/>
        </w:rPr>
        <w:t>Mgp</w:t>
      </w:r>
      <w:proofErr w:type="spellEnd"/>
      <w:r>
        <w:rPr>
          <w:color w:val="FF0000"/>
          <w:lang w:val="en-IE"/>
        </w:rPr>
        <w:t>:</w:t>
      </w:r>
      <w:r w:rsidRPr="00662A4B">
        <w:rPr>
          <w:lang w:val="en-US"/>
        </w:rPr>
        <w:t xml:space="preserve"> </w:t>
      </w:r>
      <w:r>
        <w:rPr>
          <w:lang w:val="en-US"/>
        </w:rPr>
        <w:t>t</w:t>
      </w:r>
      <w:r w:rsidRPr="00662A4B">
        <w:rPr>
          <w:color w:val="FF0000"/>
          <w:lang w:val="en-IE"/>
        </w:rPr>
        <w:t xml:space="preserve">his gene encodes a member of the </w:t>
      </w:r>
      <w:proofErr w:type="spellStart"/>
      <w:r w:rsidRPr="00662A4B">
        <w:rPr>
          <w:color w:val="FF0000"/>
          <w:lang w:val="en-IE"/>
        </w:rPr>
        <w:t>osteocalcin</w:t>
      </w:r>
      <w:proofErr w:type="spellEnd"/>
      <w:r w:rsidRPr="00662A4B">
        <w:rPr>
          <w:color w:val="FF0000"/>
          <w:lang w:val="en-IE"/>
        </w:rPr>
        <w:t xml:space="preserve">/matrix </w:t>
      </w:r>
      <w:proofErr w:type="spellStart"/>
      <w:r w:rsidRPr="00662A4B">
        <w:rPr>
          <w:color w:val="FF0000"/>
          <w:lang w:val="en-IE"/>
        </w:rPr>
        <w:t>Gla</w:t>
      </w:r>
      <w:proofErr w:type="spellEnd"/>
      <w:r w:rsidRPr="00662A4B">
        <w:rPr>
          <w:color w:val="FF0000"/>
          <w:lang w:val="en-IE"/>
        </w:rPr>
        <w:t xml:space="preserve"> family of proteins. The encoded vitamin K-dependent protein is secreted by chondrocytes and vascular smooth muscle cells, and functions as a physiological inhibitor of ectopic tissue calcification. Carboxylation status of the encoded protein is associated with calcification of the vasculature in human patients with cardiovascular disease and calcification of the synovial membranes in osteoarthritis patients. Mutations in this gene cause </w:t>
      </w:r>
      <w:proofErr w:type="spellStart"/>
      <w:r w:rsidRPr="00662A4B">
        <w:rPr>
          <w:color w:val="FF0000"/>
          <w:lang w:val="en-IE"/>
        </w:rPr>
        <w:t>Keutel</w:t>
      </w:r>
      <w:proofErr w:type="spellEnd"/>
      <w:r w:rsidRPr="00662A4B">
        <w:rPr>
          <w:color w:val="FF0000"/>
          <w:lang w:val="en-IE"/>
        </w:rPr>
        <w:t xml:space="preserve"> syndrome in human patients, which is characterized by abnormal cartilage calcification, peripheral pulmonary stenosis and facial hypoplasia. [provided by </w:t>
      </w:r>
      <w:proofErr w:type="spellStart"/>
      <w:r w:rsidRPr="00662A4B">
        <w:rPr>
          <w:color w:val="FF0000"/>
          <w:lang w:val="en-IE"/>
        </w:rPr>
        <w:t>RefSeq</w:t>
      </w:r>
      <w:proofErr w:type="spellEnd"/>
      <w:r w:rsidRPr="00662A4B">
        <w:rPr>
          <w:color w:val="FF0000"/>
          <w:lang w:val="en-IE"/>
        </w:rPr>
        <w:t>, Sep 2016].</w:t>
      </w:r>
    </w:p>
    <w:p w14:paraId="42869928" w14:textId="40AE58D7" w:rsidR="00702EDF" w:rsidRDefault="00702EDF" w:rsidP="00702EDF">
      <w:pPr>
        <w:pStyle w:val="ListParagraph"/>
        <w:jc w:val="both"/>
        <w:rPr>
          <w:color w:val="FF0000"/>
          <w:lang w:val="en-IE"/>
        </w:rPr>
      </w:pPr>
    </w:p>
    <w:p w14:paraId="7B930A9E" w14:textId="530B396C" w:rsidR="00702EDF" w:rsidRDefault="00702EDF" w:rsidP="00702EDF">
      <w:pPr>
        <w:pStyle w:val="ListParagraph"/>
        <w:jc w:val="both"/>
        <w:rPr>
          <w:color w:val="FF0000"/>
          <w:lang w:val="en-IE"/>
        </w:rPr>
      </w:pPr>
    </w:p>
    <w:p w14:paraId="70A6BEF8" w14:textId="47F92F06" w:rsidR="00702EDF" w:rsidRDefault="00702EDF" w:rsidP="00702EDF">
      <w:pPr>
        <w:pStyle w:val="ListParagraph"/>
        <w:jc w:val="both"/>
        <w:rPr>
          <w:color w:val="FF0000"/>
          <w:lang w:val="en-IE"/>
        </w:rPr>
      </w:pPr>
    </w:p>
    <w:p w14:paraId="3D8DC7A1" w14:textId="77777777" w:rsidR="00702EDF" w:rsidRPr="00D63821" w:rsidRDefault="00702EDF" w:rsidP="00702EDF">
      <w:pPr>
        <w:pStyle w:val="ListParagraph"/>
        <w:jc w:val="both"/>
        <w:rPr>
          <w:color w:val="FF0000"/>
          <w:lang w:val="en-IE"/>
        </w:rPr>
      </w:pPr>
    </w:p>
    <w:p w14:paraId="7F9F295B" w14:textId="77777777" w:rsidR="00E70E2E" w:rsidRPr="004753AA" w:rsidRDefault="00E70E2E" w:rsidP="00E70E2E">
      <w:pPr>
        <w:spacing w:before="240"/>
        <w:jc w:val="both"/>
        <w:rPr>
          <w:lang w:val="en-IE"/>
        </w:rPr>
      </w:pPr>
      <w:r w:rsidRPr="004753AA">
        <w:rPr>
          <w:lang w:val="en-IE"/>
        </w:rPr>
        <w:lastRenderedPageBreak/>
        <w:t>Another source of information on the function of genes is Gene Ontology (GO). In the Page Index table on UCSC you can click on ‘GO Annotations’ to find out what the GO terms associated with your gene are. GO terms can be subdivided in three groups, namely molecular function, biological process and cellular component.</w:t>
      </w:r>
    </w:p>
    <w:p w14:paraId="1802966D" w14:textId="77777777" w:rsidR="00E70E2E" w:rsidRPr="004753AA" w:rsidRDefault="00E70E2E" w:rsidP="00E70E2E">
      <w:pPr>
        <w:pStyle w:val="ListParagraph"/>
        <w:numPr>
          <w:ilvl w:val="0"/>
          <w:numId w:val="20"/>
        </w:numPr>
        <w:spacing w:before="240"/>
        <w:jc w:val="both"/>
        <w:rPr>
          <w:lang w:val="en-IE"/>
        </w:rPr>
      </w:pPr>
      <w:r w:rsidRPr="004753AA">
        <w:rPr>
          <w:lang w:val="en-IE"/>
        </w:rPr>
        <w:t xml:space="preserve">What are the GO </w:t>
      </w:r>
      <w:r>
        <w:rPr>
          <w:lang w:val="en-IE"/>
        </w:rPr>
        <w:t>terms for biological process of MGP</w:t>
      </w:r>
      <w:r w:rsidRPr="004753AA">
        <w:rPr>
          <w:lang w:val="en-IE"/>
        </w:rPr>
        <w:t>? Does this match with what you found earlier?</w:t>
      </w:r>
    </w:p>
    <w:p w14:paraId="7AADD960" w14:textId="77777777" w:rsidR="00662A4B" w:rsidRPr="00662A4B" w:rsidRDefault="00662A4B" w:rsidP="00662A4B">
      <w:pPr>
        <w:pStyle w:val="ListParagraph"/>
        <w:spacing w:before="240"/>
        <w:jc w:val="both"/>
        <w:rPr>
          <w:color w:val="FF0000"/>
          <w:lang w:val="en-IE"/>
        </w:rPr>
      </w:pPr>
      <w:r w:rsidRPr="00662A4B">
        <w:rPr>
          <w:color w:val="FF0000"/>
          <w:lang w:val="en-IE"/>
        </w:rPr>
        <w:t>GO:0001502 cartilage condensation</w:t>
      </w:r>
    </w:p>
    <w:p w14:paraId="7A7931A2" w14:textId="77777777" w:rsidR="00662A4B" w:rsidRPr="00662A4B" w:rsidRDefault="00662A4B" w:rsidP="00662A4B">
      <w:pPr>
        <w:pStyle w:val="ListParagraph"/>
        <w:spacing w:before="240"/>
        <w:jc w:val="both"/>
        <w:rPr>
          <w:color w:val="FF0000"/>
          <w:lang w:val="en-IE"/>
        </w:rPr>
      </w:pPr>
      <w:r w:rsidRPr="00662A4B">
        <w:rPr>
          <w:color w:val="FF0000"/>
          <w:lang w:val="en-IE"/>
        </w:rPr>
        <w:t>GO:0001503 ossification</w:t>
      </w:r>
    </w:p>
    <w:p w14:paraId="1671FFAD" w14:textId="77777777" w:rsidR="00662A4B" w:rsidRPr="00662A4B" w:rsidRDefault="00662A4B" w:rsidP="00662A4B">
      <w:pPr>
        <w:pStyle w:val="ListParagraph"/>
        <w:spacing w:before="240"/>
        <w:jc w:val="both"/>
        <w:rPr>
          <w:color w:val="FF0000"/>
          <w:lang w:val="en-IE"/>
        </w:rPr>
      </w:pPr>
      <w:r w:rsidRPr="00662A4B">
        <w:rPr>
          <w:color w:val="FF0000"/>
          <w:lang w:val="en-IE"/>
        </w:rPr>
        <w:t>GO:0007275 multicellular organism development</w:t>
      </w:r>
    </w:p>
    <w:p w14:paraId="2E6A5203" w14:textId="77777777" w:rsidR="00662A4B" w:rsidRPr="00662A4B" w:rsidRDefault="00662A4B" w:rsidP="00662A4B">
      <w:pPr>
        <w:pStyle w:val="ListParagraph"/>
        <w:spacing w:before="240"/>
        <w:jc w:val="both"/>
        <w:rPr>
          <w:color w:val="FF0000"/>
          <w:lang w:val="en-IE"/>
        </w:rPr>
      </w:pPr>
      <w:r w:rsidRPr="00662A4B">
        <w:rPr>
          <w:color w:val="FF0000"/>
          <w:lang w:val="en-IE"/>
        </w:rPr>
        <w:t>GO:0030154 cell differentiation</w:t>
      </w:r>
    </w:p>
    <w:p w14:paraId="3FD8FF7A" w14:textId="77777777" w:rsidR="00662A4B" w:rsidRPr="00662A4B" w:rsidRDefault="00662A4B" w:rsidP="00662A4B">
      <w:pPr>
        <w:pStyle w:val="ListParagraph"/>
        <w:spacing w:before="240"/>
        <w:jc w:val="both"/>
        <w:rPr>
          <w:color w:val="FF0000"/>
          <w:lang w:val="en-IE"/>
        </w:rPr>
      </w:pPr>
      <w:r w:rsidRPr="00662A4B">
        <w:rPr>
          <w:color w:val="FF0000"/>
          <w:lang w:val="en-IE"/>
        </w:rPr>
        <w:t>GO:0030500 regulation of bone mineralization</w:t>
      </w:r>
    </w:p>
    <w:p w14:paraId="365199F5" w14:textId="1C1C7D2B" w:rsidR="00702EDF" w:rsidRDefault="00662A4B" w:rsidP="00662A4B">
      <w:pPr>
        <w:pStyle w:val="ListParagraph"/>
        <w:spacing w:before="240"/>
        <w:jc w:val="both"/>
        <w:rPr>
          <w:color w:val="FF0000"/>
          <w:lang w:val="en-IE"/>
        </w:rPr>
      </w:pPr>
      <w:r w:rsidRPr="00662A4B">
        <w:rPr>
          <w:color w:val="FF0000"/>
          <w:lang w:val="en-IE"/>
        </w:rPr>
        <w:t>GO:0051216 cartilage development</w:t>
      </w:r>
    </w:p>
    <w:p w14:paraId="0BFA9644" w14:textId="5B524924" w:rsidR="00662A4B" w:rsidRDefault="00662A4B" w:rsidP="00662A4B">
      <w:pPr>
        <w:pStyle w:val="ListParagraph"/>
        <w:spacing w:before="240"/>
        <w:jc w:val="both"/>
        <w:rPr>
          <w:color w:val="FF0000"/>
          <w:lang w:val="en-IE"/>
        </w:rPr>
      </w:pPr>
      <w:r>
        <w:rPr>
          <w:color w:val="FF0000"/>
          <w:lang w:val="en-IE"/>
        </w:rPr>
        <w:t>yes</w:t>
      </w:r>
    </w:p>
    <w:p w14:paraId="01EA7518" w14:textId="1A9ACC13" w:rsidR="00702EDF" w:rsidRDefault="00702EDF" w:rsidP="00702EDF">
      <w:pPr>
        <w:pStyle w:val="ListParagraph"/>
        <w:spacing w:before="240"/>
        <w:jc w:val="both"/>
        <w:rPr>
          <w:color w:val="FF0000"/>
          <w:lang w:val="en-IE"/>
        </w:rPr>
      </w:pPr>
    </w:p>
    <w:p w14:paraId="3F93AAC7" w14:textId="1F0B75C7" w:rsidR="00702EDF" w:rsidRDefault="00702EDF" w:rsidP="00702EDF">
      <w:pPr>
        <w:pStyle w:val="ListParagraph"/>
        <w:spacing w:before="240"/>
        <w:jc w:val="both"/>
        <w:rPr>
          <w:color w:val="FF0000"/>
          <w:lang w:val="en-IE"/>
        </w:rPr>
      </w:pPr>
    </w:p>
    <w:p w14:paraId="15B212D6" w14:textId="77777777" w:rsidR="00702EDF" w:rsidRDefault="00702EDF" w:rsidP="00702EDF">
      <w:pPr>
        <w:pStyle w:val="ListParagraph"/>
        <w:spacing w:before="240"/>
        <w:jc w:val="both"/>
        <w:rPr>
          <w:color w:val="FF0000"/>
          <w:lang w:val="en-IE"/>
        </w:rPr>
      </w:pPr>
    </w:p>
    <w:p w14:paraId="75DE3A6B" w14:textId="03304C26" w:rsidR="00E70E2E" w:rsidRPr="004753AA" w:rsidRDefault="00E70E2E" w:rsidP="00E70E2E">
      <w:pPr>
        <w:pStyle w:val="ListParagraph"/>
        <w:spacing w:before="240"/>
        <w:jc w:val="both"/>
        <w:rPr>
          <w:color w:val="FF0000"/>
          <w:lang w:val="en-IE"/>
        </w:rPr>
      </w:pPr>
      <w:r>
        <w:rPr>
          <w:color w:val="FF0000"/>
          <w:lang w:val="en-IE"/>
        </w:rPr>
        <w:t xml:space="preserve">. </w:t>
      </w:r>
    </w:p>
    <w:p w14:paraId="6974038B" w14:textId="77777777" w:rsidR="00E70E2E" w:rsidRDefault="00E70E2E" w:rsidP="00E70E2E">
      <w:pPr>
        <w:spacing w:before="240"/>
        <w:jc w:val="both"/>
        <w:rPr>
          <w:lang w:val="en-IE"/>
        </w:rPr>
      </w:pPr>
      <w:r>
        <w:rPr>
          <w:lang w:val="en-IE"/>
        </w:rPr>
        <w:t xml:space="preserve">Now that we know more about the genes surrounding your lead SNP, let’s see if we can find a potential functional link between our GWAS results and some of the genes nearby. </w:t>
      </w:r>
    </w:p>
    <w:p w14:paraId="22B8E242" w14:textId="77777777" w:rsidR="00E70E2E" w:rsidRPr="00A35966" w:rsidRDefault="00E70E2E" w:rsidP="00E70E2E">
      <w:pPr>
        <w:pStyle w:val="ListParagraph"/>
        <w:numPr>
          <w:ilvl w:val="0"/>
          <w:numId w:val="21"/>
        </w:numPr>
        <w:jc w:val="both"/>
        <w:rPr>
          <w:color w:val="FF0000"/>
          <w:lang w:val="en-IE"/>
        </w:rPr>
      </w:pPr>
      <w:r w:rsidRPr="00236D23">
        <w:rPr>
          <w:b/>
          <w:color w:val="000000" w:themeColor="text1"/>
          <w:lang w:val="en-IE"/>
        </w:rPr>
        <w:t>In FUMA,</w:t>
      </w:r>
      <w:r w:rsidRPr="00A35966">
        <w:rPr>
          <w:color w:val="000000" w:themeColor="text1"/>
          <w:lang w:val="en-IE"/>
        </w:rPr>
        <w:t xml:space="preserve"> go to the “Results” section, there in the results tables go to</w:t>
      </w:r>
      <w:r>
        <w:rPr>
          <w:color w:val="000000" w:themeColor="text1"/>
          <w:lang w:val="en-IE"/>
        </w:rPr>
        <w:t xml:space="preserve"> the tab</w:t>
      </w:r>
      <w:r w:rsidRPr="00A35966">
        <w:rPr>
          <w:color w:val="000000" w:themeColor="text1"/>
          <w:lang w:val="en-IE"/>
        </w:rPr>
        <w:t xml:space="preserve"> SNPs(annotation)</w:t>
      </w:r>
      <w:r>
        <w:rPr>
          <w:color w:val="000000" w:themeColor="text1"/>
          <w:lang w:val="en-IE"/>
        </w:rPr>
        <w:t>.</w:t>
      </w:r>
    </w:p>
    <w:p w14:paraId="29CCD3FF" w14:textId="77777777" w:rsidR="00E70E2E" w:rsidRPr="00A35966" w:rsidRDefault="00E70E2E" w:rsidP="00E70E2E">
      <w:pPr>
        <w:pStyle w:val="ListParagraph"/>
        <w:jc w:val="both"/>
        <w:rPr>
          <w:color w:val="FF0000"/>
          <w:lang w:val="en-IE"/>
        </w:rPr>
      </w:pPr>
    </w:p>
    <w:p w14:paraId="31EDA532" w14:textId="77777777" w:rsidR="00E70E2E" w:rsidRPr="00A35966" w:rsidRDefault="00E70E2E" w:rsidP="00E70E2E">
      <w:pPr>
        <w:pStyle w:val="ListParagraph"/>
        <w:numPr>
          <w:ilvl w:val="0"/>
          <w:numId w:val="20"/>
        </w:numPr>
        <w:jc w:val="both"/>
        <w:rPr>
          <w:color w:val="FF0000"/>
          <w:lang w:val="en-IE"/>
        </w:rPr>
      </w:pPr>
      <w:r>
        <w:rPr>
          <w:color w:val="000000" w:themeColor="text1"/>
          <w:lang w:val="en-IE"/>
        </w:rPr>
        <w:t xml:space="preserve">What does the header </w:t>
      </w:r>
      <w:proofErr w:type="spellStart"/>
      <w:r>
        <w:rPr>
          <w:color w:val="000000" w:themeColor="text1"/>
          <w:lang w:val="en-IE"/>
        </w:rPr>
        <w:t>IndSigSNP</w:t>
      </w:r>
      <w:proofErr w:type="spellEnd"/>
      <w:r>
        <w:rPr>
          <w:color w:val="000000" w:themeColor="text1"/>
          <w:lang w:val="en-IE"/>
        </w:rPr>
        <w:t xml:space="preserve"> mean? And why are there many more SNPs here than in your lead SNP list? (hit =  LD/r</w:t>
      </w:r>
      <w:r>
        <w:rPr>
          <w:color w:val="000000" w:themeColor="text1"/>
          <w:vertAlign w:val="superscript"/>
          <w:lang w:val="en-IE"/>
        </w:rPr>
        <w:t>2</w:t>
      </w:r>
      <w:r>
        <w:rPr>
          <w:color w:val="000000" w:themeColor="text1"/>
          <w:lang w:val="en-IE"/>
        </w:rPr>
        <w:t>)</w:t>
      </w:r>
    </w:p>
    <w:p w14:paraId="34D7C058" w14:textId="51EF6EA8" w:rsidR="00E70E2E" w:rsidRDefault="001F4094" w:rsidP="00E70E2E">
      <w:pPr>
        <w:pStyle w:val="ListParagraph"/>
        <w:jc w:val="both"/>
        <w:rPr>
          <w:color w:val="FF0000"/>
          <w:lang w:val="en-IE"/>
        </w:rPr>
      </w:pPr>
      <w:r>
        <w:rPr>
          <w:color w:val="FF0000"/>
          <w:lang w:val="en-IE"/>
        </w:rPr>
        <w:t>In LD</w:t>
      </w:r>
    </w:p>
    <w:p w14:paraId="53FAAF82" w14:textId="77777777" w:rsidR="00E70E2E" w:rsidRPr="00CF4151" w:rsidRDefault="00E70E2E" w:rsidP="00E70E2E">
      <w:pPr>
        <w:pStyle w:val="ListParagraph"/>
        <w:numPr>
          <w:ilvl w:val="0"/>
          <w:numId w:val="20"/>
        </w:numPr>
        <w:jc w:val="both"/>
        <w:rPr>
          <w:color w:val="FF0000"/>
          <w:lang w:val="en-IE"/>
        </w:rPr>
      </w:pPr>
      <w:r>
        <w:rPr>
          <w:color w:val="000000" w:themeColor="text1"/>
          <w:lang w:val="en-IE"/>
        </w:rPr>
        <w:t xml:space="preserve">Are there any SNPs which are located in an </w:t>
      </w:r>
      <w:proofErr w:type="spellStart"/>
      <w:r>
        <w:rPr>
          <w:color w:val="000000" w:themeColor="text1"/>
          <w:lang w:val="en-IE"/>
        </w:rPr>
        <w:t>exonic</w:t>
      </w:r>
      <w:proofErr w:type="spellEnd"/>
      <w:r>
        <w:rPr>
          <w:color w:val="000000" w:themeColor="text1"/>
          <w:lang w:val="en-IE"/>
        </w:rPr>
        <w:t xml:space="preserve"> (or coding) regions which are in high LD with any of our lead SNP (</w:t>
      </w:r>
      <w:r w:rsidRPr="00A35966">
        <w:rPr>
          <w:b/>
          <w:lang w:val="en-IE"/>
        </w:rPr>
        <w:t>rs4764133</w:t>
      </w:r>
      <w:r>
        <w:rPr>
          <w:b/>
          <w:lang w:val="en-IE"/>
        </w:rPr>
        <w:t>)</w:t>
      </w:r>
      <w:r>
        <w:rPr>
          <w:color w:val="000000" w:themeColor="text1"/>
          <w:lang w:val="en-IE"/>
        </w:rPr>
        <w:t>? And what is their GWAS P-value?</w:t>
      </w:r>
    </w:p>
    <w:p w14:paraId="56A0A3C7" w14:textId="03CE43C9" w:rsidR="00E70E2E" w:rsidRDefault="00625D4A" w:rsidP="00702EDF">
      <w:pPr>
        <w:pStyle w:val="ListParagraph"/>
        <w:jc w:val="both"/>
        <w:rPr>
          <w:color w:val="FF0000"/>
          <w:lang w:val="en-IE"/>
        </w:rPr>
      </w:pPr>
      <w:r>
        <w:rPr>
          <w:color w:val="FF0000"/>
          <w:lang w:val="en-IE"/>
        </w:rPr>
        <w:t>Y</w:t>
      </w:r>
      <w:r w:rsidR="001F4094">
        <w:rPr>
          <w:color w:val="FF0000"/>
          <w:lang w:val="en-IE"/>
        </w:rPr>
        <w:t>es</w:t>
      </w:r>
    </w:p>
    <w:p w14:paraId="09A179F3" w14:textId="77E3B9B4" w:rsidR="00625D4A" w:rsidRDefault="00625D4A" w:rsidP="00702EDF">
      <w:pPr>
        <w:pStyle w:val="ListParagraph"/>
        <w:jc w:val="both"/>
        <w:rPr>
          <w:rFonts w:ascii="Helvetica" w:hAnsi="Helvetica" w:cs="Helvetica"/>
          <w:color w:val="635B53"/>
          <w:shd w:val="clear" w:color="auto" w:fill="F6F6F6"/>
        </w:rPr>
      </w:pPr>
      <w:r>
        <w:rPr>
          <w:rFonts w:ascii="Helvetica" w:hAnsi="Helvetica" w:cs="Helvetica"/>
          <w:color w:val="635B53"/>
          <w:shd w:val="clear" w:color="auto" w:fill="F6F6F6"/>
        </w:rPr>
        <w:t>rs1861698</w:t>
      </w:r>
      <w:r>
        <w:rPr>
          <w:rFonts w:ascii="Helvetica" w:hAnsi="Helvetica" w:cs="Helvetica"/>
          <w:color w:val="635B53"/>
          <w:shd w:val="clear" w:color="auto" w:fill="F6F6F6"/>
        </w:rPr>
        <w:t xml:space="preserve"> </w:t>
      </w:r>
      <w:r>
        <w:rPr>
          <w:rFonts w:ascii="Helvetica" w:hAnsi="Helvetica" w:cs="Helvetica"/>
          <w:color w:val="635B53"/>
          <w:shd w:val="clear" w:color="auto" w:fill="F6F6F6"/>
        </w:rPr>
        <w:t>ART4</w:t>
      </w:r>
      <w:r>
        <w:rPr>
          <w:rFonts w:ascii="Helvetica" w:hAnsi="Helvetica" w:cs="Helvetica"/>
          <w:color w:val="635B53"/>
          <w:shd w:val="clear" w:color="auto" w:fill="F6F6F6"/>
        </w:rPr>
        <w:t xml:space="preserve">  </w:t>
      </w:r>
      <w:proofErr w:type="spellStart"/>
      <w:r>
        <w:rPr>
          <w:rFonts w:ascii="Helvetica" w:hAnsi="Helvetica" w:cs="Helvetica"/>
          <w:color w:val="635B53"/>
          <w:shd w:val="clear" w:color="auto" w:fill="F6F6F6"/>
        </w:rPr>
        <w:t>synonymous</w:t>
      </w:r>
      <w:proofErr w:type="spellEnd"/>
      <w:r>
        <w:rPr>
          <w:rFonts w:ascii="Helvetica" w:hAnsi="Helvetica" w:cs="Helvetica"/>
          <w:color w:val="635B53"/>
          <w:shd w:val="clear" w:color="auto" w:fill="F6F6F6"/>
        </w:rPr>
        <w:t> </w:t>
      </w:r>
    </w:p>
    <w:p w14:paraId="67D3C903" w14:textId="3F7C0026" w:rsidR="00625D4A" w:rsidRDefault="00625D4A" w:rsidP="00702EDF">
      <w:pPr>
        <w:pStyle w:val="ListParagraph"/>
        <w:jc w:val="both"/>
        <w:rPr>
          <w:rFonts w:ascii="Helvetica" w:hAnsi="Helvetica" w:cs="Helvetica"/>
          <w:color w:val="635B53"/>
          <w:shd w:val="clear" w:color="auto" w:fill="F6F6F6"/>
        </w:rPr>
      </w:pPr>
      <w:r>
        <w:rPr>
          <w:rFonts w:ascii="Helvetica" w:hAnsi="Helvetica" w:cs="Helvetica"/>
          <w:color w:val="635B53"/>
          <w:shd w:val="clear" w:color="auto" w:fill="F6F6F6"/>
        </w:rPr>
        <w:t>rs11276</w:t>
      </w:r>
      <w:r>
        <w:rPr>
          <w:rFonts w:ascii="Helvetica" w:hAnsi="Helvetica" w:cs="Helvetica"/>
          <w:color w:val="635B53"/>
          <w:shd w:val="clear" w:color="auto" w:fill="F6F6F6"/>
        </w:rPr>
        <w:t xml:space="preserve"> </w:t>
      </w:r>
      <w:r>
        <w:rPr>
          <w:rFonts w:ascii="Helvetica" w:hAnsi="Helvetica" w:cs="Helvetica"/>
          <w:color w:val="635B53"/>
          <w:shd w:val="clear" w:color="auto" w:fill="F6F6F6"/>
        </w:rPr>
        <w:t>ART4</w:t>
      </w:r>
      <w:r>
        <w:rPr>
          <w:rFonts w:ascii="Helvetica" w:hAnsi="Helvetica" w:cs="Helvetica"/>
          <w:color w:val="635B53"/>
          <w:shd w:val="clear" w:color="auto" w:fill="F6F6F6"/>
        </w:rPr>
        <w:t xml:space="preserve"> </w:t>
      </w:r>
      <w:proofErr w:type="spellStart"/>
      <w:r>
        <w:rPr>
          <w:rFonts w:ascii="Helvetica" w:hAnsi="Helvetica" w:cs="Helvetica"/>
          <w:color w:val="635B53"/>
          <w:shd w:val="clear" w:color="auto" w:fill="F6F6F6"/>
        </w:rPr>
        <w:t>nonsynonymous</w:t>
      </w:r>
      <w:proofErr w:type="spellEnd"/>
      <w:r>
        <w:rPr>
          <w:rFonts w:ascii="Helvetica" w:hAnsi="Helvetica" w:cs="Helvetica"/>
          <w:color w:val="635B53"/>
          <w:shd w:val="clear" w:color="auto" w:fill="F6F6F6"/>
        </w:rPr>
        <w:t xml:space="preserve"> SNV</w:t>
      </w:r>
    </w:p>
    <w:p w14:paraId="480CC4ED" w14:textId="1CE9DDC9" w:rsidR="00625D4A" w:rsidRDefault="00625D4A" w:rsidP="00702EDF">
      <w:pPr>
        <w:pStyle w:val="ListParagraph"/>
        <w:jc w:val="both"/>
        <w:rPr>
          <w:rFonts w:ascii="Helvetica" w:hAnsi="Helvetica" w:cs="Helvetica"/>
          <w:color w:val="635B53"/>
          <w:shd w:val="clear" w:color="auto" w:fill="F6F6F6"/>
        </w:rPr>
      </w:pPr>
      <w:r>
        <w:rPr>
          <w:rFonts w:ascii="Helvetica" w:hAnsi="Helvetica" w:cs="Helvetica"/>
          <w:color w:val="635B53"/>
          <w:shd w:val="clear" w:color="auto" w:fill="F6F6F6"/>
        </w:rPr>
        <w:t>rs3088189</w:t>
      </w:r>
      <w:r>
        <w:rPr>
          <w:rFonts w:ascii="Helvetica" w:hAnsi="Helvetica" w:cs="Helvetica"/>
          <w:color w:val="635B53"/>
          <w:shd w:val="clear" w:color="auto" w:fill="F6F6F6"/>
        </w:rPr>
        <w:t xml:space="preserve"> </w:t>
      </w:r>
      <w:r>
        <w:rPr>
          <w:rFonts w:ascii="Helvetica" w:hAnsi="Helvetica" w:cs="Helvetica"/>
          <w:color w:val="635B53"/>
          <w:shd w:val="clear" w:color="auto" w:fill="F6F6F6"/>
        </w:rPr>
        <w:t>ART4</w:t>
      </w:r>
      <w:r>
        <w:rPr>
          <w:rFonts w:ascii="Helvetica" w:hAnsi="Helvetica" w:cs="Helvetica"/>
          <w:color w:val="635B53"/>
          <w:shd w:val="clear" w:color="auto" w:fill="F6F6F6"/>
        </w:rPr>
        <w:t xml:space="preserve"> </w:t>
      </w:r>
      <w:proofErr w:type="spellStart"/>
      <w:r>
        <w:rPr>
          <w:rFonts w:ascii="Helvetica" w:hAnsi="Helvetica" w:cs="Helvetica"/>
          <w:color w:val="635B53"/>
          <w:shd w:val="clear" w:color="auto" w:fill="F6F6F6"/>
        </w:rPr>
        <w:t>synonymous</w:t>
      </w:r>
      <w:proofErr w:type="spellEnd"/>
      <w:r>
        <w:rPr>
          <w:rFonts w:ascii="Helvetica" w:hAnsi="Helvetica" w:cs="Helvetica"/>
          <w:color w:val="635B53"/>
          <w:shd w:val="clear" w:color="auto" w:fill="F6F6F6"/>
        </w:rPr>
        <w:t> </w:t>
      </w:r>
    </w:p>
    <w:p w14:paraId="1B3DFBBA" w14:textId="55533CCB" w:rsidR="00625D4A" w:rsidRDefault="00625D4A" w:rsidP="00702EDF">
      <w:pPr>
        <w:pStyle w:val="ListParagraph"/>
        <w:jc w:val="both"/>
        <w:rPr>
          <w:rFonts w:ascii="Helvetica" w:hAnsi="Helvetica" w:cs="Helvetica"/>
          <w:color w:val="635B53"/>
          <w:shd w:val="clear" w:color="auto" w:fill="F6F6F6"/>
        </w:rPr>
      </w:pPr>
      <w:r>
        <w:rPr>
          <w:rFonts w:ascii="Helvetica" w:hAnsi="Helvetica" w:cs="Helvetica"/>
          <w:color w:val="635B53"/>
          <w:shd w:val="clear" w:color="auto" w:fill="F6F6F6"/>
        </w:rPr>
        <w:t>rs4236</w:t>
      </w:r>
      <w:r>
        <w:rPr>
          <w:rFonts w:ascii="Helvetica" w:hAnsi="Helvetica" w:cs="Helvetica"/>
          <w:color w:val="635B53"/>
          <w:shd w:val="clear" w:color="auto" w:fill="F6F6F6"/>
        </w:rPr>
        <w:t xml:space="preserve"> </w:t>
      </w:r>
      <w:r>
        <w:rPr>
          <w:rFonts w:ascii="Helvetica" w:hAnsi="Helvetica" w:cs="Helvetica"/>
          <w:color w:val="635B53"/>
          <w:shd w:val="clear" w:color="auto" w:fill="F6F6F6"/>
        </w:rPr>
        <w:t>MGP</w:t>
      </w:r>
      <w:r>
        <w:rPr>
          <w:rFonts w:ascii="Helvetica" w:hAnsi="Helvetica" w:cs="Helvetica"/>
          <w:color w:val="635B53"/>
          <w:shd w:val="clear" w:color="auto" w:fill="F6F6F6"/>
        </w:rPr>
        <w:t xml:space="preserve"> </w:t>
      </w:r>
      <w:proofErr w:type="spellStart"/>
      <w:r>
        <w:rPr>
          <w:rFonts w:ascii="Helvetica" w:hAnsi="Helvetica" w:cs="Helvetica"/>
          <w:color w:val="635B53"/>
          <w:shd w:val="clear" w:color="auto" w:fill="F6F6F6"/>
        </w:rPr>
        <w:t>nonsynonymous</w:t>
      </w:r>
      <w:proofErr w:type="spellEnd"/>
    </w:p>
    <w:p w14:paraId="4FE72403" w14:textId="43E5F035" w:rsidR="00625D4A" w:rsidRPr="003D22C0" w:rsidRDefault="00625D4A" w:rsidP="00702EDF">
      <w:pPr>
        <w:pStyle w:val="ListParagraph"/>
        <w:jc w:val="both"/>
        <w:rPr>
          <w:color w:val="FF0000"/>
          <w:lang w:val="en-IE"/>
        </w:rPr>
      </w:pPr>
      <w:r>
        <w:rPr>
          <w:rFonts w:ascii="Helvetica" w:hAnsi="Helvetica" w:cs="Helvetica"/>
          <w:color w:val="635B53"/>
          <w:shd w:val="clear" w:color="auto" w:fill="F6F6F6"/>
        </w:rPr>
        <w:t>rs11056243</w:t>
      </w:r>
      <w:r>
        <w:rPr>
          <w:rFonts w:ascii="Helvetica" w:hAnsi="Helvetica" w:cs="Helvetica"/>
          <w:color w:val="635B53"/>
          <w:shd w:val="clear" w:color="auto" w:fill="F6F6F6"/>
        </w:rPr>
        <w:t xml:space="preserve"> </w:t>
      </w:r>
      <w:r>
        <w:rPr>
          <w:rFonts w:ascii="Helvetica" w:hAnsi="Helvetica" w:cs="Helvetica"/>
          <w:color w:val="635B53"/>
          <w:shd w:val="clear" w:color="auto" w:fill="F9F9F9"/>
        </w:rPr>
        <w:t>ERP27</w:t>
      </w:r>
      <w:r>
        <w:rPr>
          <w:rFonts w:ascii="Helvetica" w:hAnsi="Helvetica" w:cs="Helvetica"/>
          <w:color w:val="635B53"/>
          <w:shd w:val="clear" w:color="auto" w:fill="F9F9F9"/>
        </w:rPr>
        <w:t xml:space="preserve"> </w:t>
      </w:r>
      <w:proofErr w:type="spellStart"/>
      <w:r>
        <w:rPr>
          <w:rFonts w:ascii="Helvetica" w:hAnsi="Helvetica" w:cs="Helvetica"/>
          <w:color w:val="635B53"/>
          <w:shd w:val="clear" w:color="auto" w:fill="F6F6F6"/>
        </w:rPr>
        <w:t>nonsynonymous</w:t>
      </w:r>
      <w:proofErr w:type="spellEnd"/>
    </w:p>
    <w:p w14:paraId="6BB7ED78" w14:textId="77777777" w:rsidR="00E70E2E" w:rsidRDefault="00E70E2E" w:rsidP="00E70E2E">
      <w:pPr>
        <w:pStyle w:val="ListParagraph"/>
        <w:jc w:val="both"/>
        <w:rPr>
          <w:color w:val="FF0000"/>
          <w:lang w:val="en-IE"/>
        </w:rPr>
      </w:pPr>
    </w:p>
    <w:p w14:paraId="0A1E0F2E" w14:textId="77777777" w:rsidR="00E70E2E" w:rsidRPr="00B65743" w:rsidRDefault="00E70E2E" w:rsidP="00E70E2E">
      <w:pPr>
        <w:pStyle w:val="ListParagraph"/>
        <w:numPr>
          <w:ilvl w:val="0"/>
          <w:numId w:val="20"/>
        </w:numPr>
        <w:jc w:val="both"/>
        <w:rPr>
          <w:color w:val="000000" w:themeColor="text1"/>
          <w:lang w:val="en-IE"/>
        </w:rPr>
      </w:pPr>
      <w:r w:rsidRPr="00B65743">
        <w:rPr>
          <w:color w:val="000000" w:themeColor="text1"/>
          <w:lang w:val="en-IE"/>
        </w:rPr>
        <w:t>Look up the SNPs from answer 17 under the “</w:t>
      </w:r>
      <w:proofErr w:type="spellStart"/>
      <w:r w:rsidRPr="00B65743">
        <w:rPr>
          <w:color w:val="000000" w:themeColor="text1"/>
          <w:lang w:val="en-IE"/>
        </w:rPr>
        <w:t>Annovar</w:t>
      </w:r>
      <w:proofErr w:type="spellEnd"/>
      <w:r w:rsidRPr="00B65743">
        <w:rPr>
          <w:color w:val="000000" w:themeColor="text1"/>
          <w:lang w:val="en-IE"/>
        </w:rPr>
        <w:t xml:space="preserve">” tab, what kind of </w:t>
      </w:r>
      <w:proofErr w:type="spellStart"/>
      <w:r w:rsidRPr="00B65743">
        <w:rPr>
          <w:color w:val="000000" w:themeColor="text1"/>
          <w:lang w:val="en-IE"/>
        </w:rPr>
        <w:t>exonic</w:t>
      </w:r>
      <w:proofErr w:type="spellEnd"/>
      <w:r w:rsidRPr="00B65743">
        <w:rPr>
          <w:color w:val="000000" w:themeColor="text1"/>
          <w:lang w:val="en-IE"/>
        </w:rPr>
        <w:t xml:space="preserve"> functions do these SNPs have?  </w:t>
      </w:r>
    </w:p>
    <w:p w14:paraId="2E60773F" w14:textId="5EB43AC1" w:rsidR="00E70E2E" w:rsidRDefault="00E70E2E" w:rsidP="00E70E2E">
      <w:pPr>
        <w:pStyle w:val="ListParagraph"/>
        <w:rPr>
          <w:color w:val="FF0000"/>
          <w:lang w:val="en-IE"/>
        </w:rPr>
      </w:pPr>
    </w:p>
    <w:p w14:paraId="433EF5EC" w14:textId="616D4995" w:rsidR="00702EDF" w:rsidRDefault="00702EDF" w:rsidP="00E70E2E">
      <w:pPr>
        <w:pStyle w:val="ListParagraph"/>
        <w:rPr>
          <w:color w:val="FF0000"/>
          <w:lang w:val="en-IE"/>
        </w:rPr>
      </w:pPr>
    </w:p>
    <w:p w14:paraId="38ACB3B8" w14:textId="77777777" w:rsidR="00702EDF" w:rsidRPr="0064575C" w:rsidRDefault="00702EDF" w:rsidP="00E70E2E">
      <w:pPr>
        <w:pStyle w:val="ListParagraph"/>
        <w:rPr>
          <w:color w:val="FF0000"/>
          <w:lang w:val="en-IE"/>
        </w:rPr>
      </w:pPr>
    </w:p>
    <w:p w14:paraId="45CB8461" w14:textId="3E9C9CDB" w:rsidR="00E70E2E" w:rsidRDefault="00E70E2E" w:rsidP="00E70E2E">
      <w:pPr>
        <w:pStyle w:val="ListParagraph"/>
        <w:numPr>
          <w:ilvl w:val="0"/>
          <w:numId w:val="20"/>
        </w:numPr>
        <w:jc w:val="both"/>
        <w:rPr>
          <w:color w:val="000000" w:themeColor="text1"/>
          <w:lang w:val="en-IE"/>
        </w:rPr>
      </w:pPr>
      <w:r w:rsidRPr="0064575C">
        <w:rPr>
          <w:color w:val="000000" w:themeColor="text1"/>
          <w:lang w:val="en-IE"/>
        </w:rPr>
        <w:t xml:space="preserve">What is the difference between Synonymous and non-synonymous? </w:t>
      </w:r>
    </w:p>
    <w:p w14:paraId="193A61AA" w14:textId="6FC18402" w:rsidR="00702EDF" w:rsidRDefault="00702EDF" w:rsidP="00702EDF">
      <w:pPr>
        <w:pStyle w:val="ListParagraph"/>
        <w:jc w:val="both"/>
        <w:rPr>
          <w:color w:val="000000" w:themeColor="text1"/>
          <w:lang w:val="en-IE"/>
        </w:rPr>
      </w:pPr>
    </w:p>
    <w:p w14:paraId="6DF224FA" w14:textId="07AF842A" w:rsidR="00702EDF" w:rsidRPr="0064575C" w:rsidRDefault="00625D4A" w:rsidP="00702EDF">
      <w:pPr>
        <w:pStyle w:val="ListParagraph"/>
        <w:jc w:val="both"/>
        <w:rPr>
          <w:color w:val="000000" w:themeColor="text1"/>
          <w:lang w:val="en-IE"/>
        </w:rPr>
      </w:pPr>
      <w:r>
        <w:rPr>
          <w:color w:val="000000" w:themeColor="text1"/>
          <w:lang w:val="en-IE"/>
        </w:rPr>
        <w:t xml:space="preserve">If it makes a difference in </w:t>
      </w:r>
      <w:proofErr w:type="spellStart"/>
      <w:r>
        <w:rPr>
          <w:color w:val="000000" w:themeColor="text1"/>
          <w:lang w:val="en-IE"/>
        </w:rPr>
        <w:t>transcripyion</w:t>
      </w:r>
      <w:proofErr w:type="spellEnd"/>
    </w:p>
    <w:p w14:paraId="0B2D6BE2" w14:textId="77777777" w:rsidR="00E70E2E" w:rsidRDefault="00E70E2E" w:rsidP="00E70E2E">
      <w:pPr>
        <w:pStyle w:val="NoSpacing"/>
        <w:numPr>
          <w:ilvl w:val="0"/>
          <w:numId w:val="22"/>
        </w:numPr>
        <w:ind w:left="928"/>
        <w:rPr>
          <w:lang w:val="en-US"/>
        </w:rPr>
      </w:pPr>
      <w:r>
        <w:rPr>
          <w:lang w:val="en-US"/>
        </w:rPr>
        <w:t>In FUMA go to the “</w:t>
      </w:r>
      <w:proofErr w:type="spellStart"/>
      <w:r>
        <w:rPr>
          <w:lang w:val="en-US"/>
        </w:rPr>
        <w:t>GWAScatalog</w:t>
      </w:r>
      <w:proofErr w:type="spellEnd"/>
      <w:r>
        <w:rPr>
          <w:lang w:val="en-US"/>
        </w:rPr>
        <w:t>” tab in the Results section</w:t>
      </w:r>
    </w:p>
    <w:p w14:paraId="68908495" w14:textId="77777777" w:rsidR="00E70E2E" w:rsidRDefault="00E70E2E" w:rsidP="00E70E2E">
      <w:pPr>
        <w:pStyle w:val="NoSpacing"/>
        <w:rPr>
          <w:lang w:val="en-US"/>
        </w:rPr>
      </w:pPr>
    </w:p>
    <w:p w14:paraId="0B3B2CE9" w14:textId="77777777" w:rsidR="00E70E2E" w:rsidRPr="000E6754" w:rsidRDefault="00E70E2E" w:rsidP="00E70E2E">
      <w:pPr>
        <w:pStyle w:val="NoSpacing"/>
        <w:numPr>
          <w:ilvl w:val="0"/>
          <w:numId w:val="20"/>
        </w:numPr>
        <w:rPr>
          <w:lang w:val="en-US"/>
        </w:rPr>
      </w:pPr>
      <w:r>
        <w:rPr>
          <w:lang w:val="en-US"/>
        </w:rPr>
        <w:lastRenderedPageBreak/>
        <w:t>Are there any known GWAS associations with our Lead SNP? (</w:t>
      </w:r>
      <w:r w:rsidRPr="00A35966">
        <w:rPr>
          <w:b/>
          <w:lang w:val="en-IE"/>
        </w:rPr>
        <w:t>rs4764133</w:t>
      </w:r>
      <w:r>
        <w:rPr>
          <w:lang w:val="en-US"/>
        </w:rPr>
        <w:t xml:space="preserve">) and what about the other top Signal: </w:t>
      </w:r>
      <w:r w:rsidRPr="000E6754">
        <w:rPr>
          <w:lang w:val="en-IE"/>
        </w:rPr>
        <w:t>rs7139060</w:t>
      </w:r>
      <w:r>
        <w:rPr>
          <w:lang w:val="en-IE"/>
        </w:rPr>
        <w:t xml:space="preserve">? </w:t>
      </w:r>
    </w:p>
    <w:p w14:paraId="7836A5E2" w14:textId="03564C81" w:rsidR="00E70E2E" w:rsidRDefault="00E70E2E" w:rsidP="00E70E2E">
      <w:pPr>
        <w:pStyle w:val="NoSpacing"/>
        <w:ind w:left="720"/>
        <w:rPr>
          <w:color w:val="FF0000"/>
          <w:lang w:val="en-IE"/>
        </w:rPr>
      </w:pPr>
    </w:p>
    <w:p w14:paraId="20C19C79" w14:textId="169EF5CE" w:rsidR="00702EDF" w:rsidRPr="000E6754" w:rsidRDefault="00625D4A" w:rsidP="00E70E2E">
      <w:pPr>
        <w:pStyle w:val="NoSpacing"/>
        <w:ind w:left="720"/>
        <w:rPr>
          <w:color w:val="FF0000"/>
          <w:lang w:val="en-US"/>
        </w:rPr>
      </w:pPr>
      <w:r>
        <w:rPr>
          <w:color w:val="FF0000"/>
          <w:lang w:val="en-US"/>
        </w:rPr>
        <w:t>no</w:t>
      </w:r>
    </w:p>
    <w:p w14:paraId="6386B4A1" w14:textId="23ED4CB7" w:rsidR="00E70E2E" w:rsidRPr="00236D23" w:rsidRDefault="009647F1" w:rsidP="00E70E2E">
      <w:pPr>
        <w:pStyle w:val="ListParagraph"/>
        <w:jc w:val="both"/>
        <w:rPr>
          <w:color w:val="FF0000"/>
          <w:lang w:val="en-US"/>
        </w:rPr>
      </w:pPr>
      <w:r>
        <w:rPr>
          <w:color w:val="FF0000"/>
          <w:lang w:val="en-US"/>
        </w:rPr>
        <w:t>YES HEIGHT</w:t>
      </w:r>
    </w:p>
    <w:p w14:paraId="41CC631F" w14:textId="77777777" w:rsidR="00E70E2E" w:rsidRPr="007111AE" w:rsidRDefault="00E70E2E" w:rsidP="00E70E2E">
      <w:pPr>
        <w:pStyle w:val="ListParagraph"/>
        <w:numPr>
          <w:ilvl w:val="0"/>
          <w:numId w:val="20"/>
        </w:numPr>
        <w:jc w:val="both"/>
        <w:rPr>
          <w:color w:val="000000" w:themeColor="text1"/>
          <w:lang w:val="en-IE"/>
        </w:rPr>
      </w:pPr>
      <w:r w:rsidRPr="007111AE">
        <w:rPr>
          <w:color w:val="000000" w:themeColor="text1"/>
          <w:lang w:val="en-IE"/>
        </w:rPr>
        <w:t xml:space="preserve">Based on the already </w:t>
      </w:r>
      <w:r>
        <w:rPr>
          <w:color w:val="000000" w:themeColor="text1"/>
          <w:lang w:val="en-IE"/>
        </w:rPr>
        <w:t xml:space="preserve">gathered information which SNPs from the hit </w:t>
      </w:r>
      <w:r w:rsidRPr="00A35966">
        <w:rPr>
          <w:b/>
          <w:lang w:val="en-IE"/>
        </w:rPr>
        <w:t>rs4764133</w:t>
      </w:r>
      <w:r>
        <w:rPr>
          <w:color w:val="000000" w:themeColor="text1"/>
          <w:lang w:val="en-IE"/>
        </w:rPr>
        <w:t xml:space="preserve"> and genes</w:t>
      </w:r>
      <w:r w:rsidRPr="007111AE">
        <w:rPr>
          <w:color w:val="000000" w:themeColor="text1"/>
          <w:lang w:val="en-IE"/>
        </w:rPr>
        <w:t xml:space="preserve"> do you think might be interesting to examine further</w:t>
      </w:r>
      <w:r>
        <w:rPr>
          <w:color w:val="000000" w:themeColor="text1"/>
          <w:lang w:val="en-IE"/>
        </w:rPr>
        <w:t>?</w:t>
      </w:r>
    </w:p>
    <w:p w14:paraId="590385E9" w14:textId="03A3E0F5" w:rsidR="00E70E2E" w:rsidRPr="00702EDF" w:rsidRDefault="00625D4A" w:rsidP="00702EDF">
      <w:pPr>
        <w:ind w:left="360"/>
        <w:jc w:val="both"/>
        <w:rPr>
          <w:color w:val="FF0000"/>
          <w:lang w:val="en-IE"/>
        </w:rPr>
      </w:pPr>
      <w:r>
        <w:rPr>
          <w:color w:val="FF0000"/>
          <w:lang w:val="en-IE"/>
        </w:rPr>
        <w:t>MGP</w:t>
      </w:r>
    </w:p>
    <w:p w14:paraId="773519D4" w14:textId="77777777" w:rsidR="00E70E2E" w:rsidRPr="004E759D" w:rsidRDefault="00E70E2E" w:rsidP="00E70E2E">
      <w:pPr>
        <w:rPr>
          <w:lang w:val="en-IE"/>
        </w:rPr>
      </w:pPr>
      <w:r>
        <w:rPr>
          <w:lang w:val="en-IE"/>
        </w:rPr>
        <w:t xml:space="preserve">There </w:t>
      </w:r>
      <w:r w:rsidRPr="004E759D">
        <w:rPr>
          <w:lang w:val="en-IE"/>
        </w:rPr>
        <w:t xml:space="preserve">is also another, way </w:t>
      </w:r>
      <w:r>
        <w:rPr>
          <w:lang w:val="en-IE"/>
        </w:rPr>
        <w:t>t</w:t>
      </w:r>
      <w:r w:rsidRPr="004E759D">
        <w:rPr>
          <w:lang w:val="en-IE"/>
        </w:rPr>
        <w:t>o see if your  GWAS top SNP and SNPs in LD are in</w:t>
      </w:r>
      <w:r>
        <w:rPr>
          <w:lang w:val="en-IE"/>
        </w:rPr>
        <w:t xml:space="preserve"> coding regions of a gene an in </w:t>
      </w:r>
      <w:r w:rsidRPr="004E759D">
        <w:rPr>
          <w:lang w:val="en-IE"/>
        </w:rPr>
        <w:t xml:space="preserve"> regulatory features/regions</w:t>
      </w:r>
      <w:r>
        <w:rPr>
          <w:lang w:val="en-IE"/>
        </w:rPr>
        <w:t xml:space="preserve"> )See part II/</w:t>
      </w:r>
      <w:proofErr w:type="spellStart"/>
      <w:r>
        <w:rPr>
          <w:lang w:val="en-IE"/>
        </w:rPr>
        <w:t>PartIII</w:t>
      </w:r>
      <w:proofErr w:type="spellEnd"/>
      <w:r>
        <w:rPr>
          <w:lang w:val="en-IE"/>
        </w:rPr>
        <w:t xml:space="preserve"> of the </w:t>
      </w:r>
      <w:proofErr w:type="spellStart"/>
      <w:r>
        <w:rPr>
          <w:lang w:val="en-IE"/>
        </w:rPr>
        <w:t>preactical</w:t>
      </w:r>
      <w:proofErr w:type="spellEnd"/>
      <w:r>
        <w:rPr>
          <w:lang w:val="en-IE"/>
        </w:rPr>
        <w:t>)</w:t>
      </w:r>
      <w:r w:rsidRPr="004E759D">
        <w:rPr>
          <w:lang w:val="en-IE"/>
        </w:rPr>
        <w:t xml:space="preserve">: </w:t>
      </w:r>
      <w:proofErr w:type="spellStart"/>
      <w:r w:rsidRPr="004E759D">
        <w:rPr>
          <w:lang w:val="en-IE"/>
        </w:rPr>
        <w:t>HaploReg</w:t>
      </w:r>
      <w:proofErr w:type="spellEnd"/>
      <w:r w:rsidRPr="004E759D">
        <w:rPr>
          <w:lang w:val="en-IE"/>
        </w:rPr>
        <w:t xml:space="preserve">.  </w:t>
      </w:r>
      <w:proofErr w:type="spellStart"/>
      <w:r w:rsidRPr="004E759D">
        <w:rPr>
          <w:lang w:val="en-IE"/>
        </w:rPr>
        <w:t>HaploReg</w:t>
      </w:r>
      <w:proofErr w:type="spellEnd"/>
      <w:r w:rsidRPr="004E759D">
        <w:rPr>
          <w:lang w:val="en-IE"/>
        </w:rPr>
        <w:t xml:space="preserve"> uses data from the UCSC, ENCODE and the Roadmap Epigenetics database and cross correlates this with the location of your SNP. </w:t>
      </w:r>
    </w:p>
    <w:p w14:paraId="3BE3D1D0" w14:textId="7CD71CAA" w:rsidR="00BF0A23" w:rsidRPr="00BF0A23" w:rsidRDefault="00E70E2E" w:rsidP="007B1CC0">
      <w:pPr>
        <w:pStyle w:val="NoSpacing"/>
        <w:numPr>
          <w:ilvl w:val="0"/>
          <w:numId w:val="22"/>
        </w:numPr>
        <w:rPr>
          <w:lang w:val="en-US"/>
        </w:rPr>
      </w:pPr>
      <w:r w:rsidRPr="00BF0A23">
        <w:rPr>
          <w:lang w:val="en-US"/>
        </w:rPr>
        <w:t xml:space="preserve">Go to </w:t>
      </w:r>
      <w:proofErr w:type="spellStart"/>
      <w:r w:rsidR="00BF0A23">
        <w:rPr>
          <w:lang w:val="en-US"/>
        </w:rPr>
        <w:t>HaploReg</w:t>
      </w:r>
      <w:proofErr w:type="spellEnd"/>
      <w:r w:rsidR="00BF0A23">
        <w:rPr>
          <w:lang w:val="en-US"/>
        </w:rPr>
        <w:t xml:space="preserve"> (</w:t>
      </w:r>
      <w:hyperlink r:id="rId17" w:history="1">
        <w:r w:rsidR="00BF0A23" w:rsidRPr="00BF0A23">
          <w:rPr>
            <w:rStyle w:val="Hyperlink"/>
            <w:lang w:val="en-GB"/>
          </w:rPr>
          <w:t>https://pubs.broadin</w:t>
        </w:r>
        <w:r w:rsidR="00BF0A23" w:rsidRPr="00BF0A23">
          <w:rPr>
            <w:rStyle w:val="Hyperlink"/>
            <w:lang w:val="en-GB"/>
          </w:rPr>
          <w:t>s</w:t>
        </w:r>
        <w:r w:rsidR="00BF0A23" w:rsidRPr="00BF0A23">
          <w:rPr>
            <w:rStyle w:val="Hyperlink"/>
            <w:lang w:val="en-GB"/>
          </w:rPr>
          <w:t>titute.org/mammals/haploreg/haploreg.php</w:t>
        </w:r>
      </w:hyperlink>
      <w:r w:rsidR="00BF0A23">
        <w:rPr>
          <w:lang w:val="en-US"/>
        </w:rPr>
        <w:t>)</w:t>
      </w:r>
    </w:p>
    <w:p w14:paraId="0ED6F4E5" w14:textId="2C07A223" w:rsidR="00E70E2E" w:rsidRPr="00BF0A23" w:rsidRDefault="00E70E2E" w:rsidP="007B1CC0">
      <w:pPr>
        <w:pStyle w:val="NoSpacing"/>
        <w:numPr>
          <w:ilvl w:val="0"/>
          <w:numId w:val="22"/>
        </w:numPr>
        <w:rPr>
          <w:lang w:val="en-US"/>
        </w:rPr>
      </w:pPr>
      <w:r w:rsidRPr="00BF0A23">
        <w:rPr>
          <w:lang w:val="en-US"/>
        </w:rPr>
        <w:t xml:space="preserve">(V4.1 is the default) </w:t>
      </w:r>
    </w:p>
    <w:p w14:paraId="677DB2C8" w14:textId="77777777" w:rsidR="00E70E2E" w:rsidRPr="00936EA2" w:rsidRDefault="00E70E2E" w:rsidP="00E70E2E">
      <w:pPr>
        <w:pStyle w:val="NoSpacing"/>
        <w:numPr>
          <w:ilvl w:val="0"/>
          <w:numId w:val="22"/>
        </w:numPr>
        <w:ind w:left="928"/>
        <w:rPr>
          <w:lang w:val="en-US"/>
        </w:rPr>
      </w:pPr>
      <w:r>
        <w:rPr>
          <w:lang w:val="en-US"/>
        </w:rPr>
        <w:t xml:space="preserve">Enter </w:t>
      </w:r>
      <w:r w:rsidRPr="00A35966">
        <w:rPr>
          <w:b/>
          <w:lang w:val="en-IE"/>
        </w:rPr>
        <w:t>rs4764133</w:t>
      </w:r>
      <w:r>
        <w:rPr>
          <w:b/>
          <w:lang w:val="en-IE"/>
        </w:rPr>
        <w:t xml:space="preserve"> </w:t>
      </w:r>
      <w:r>
        <w:rPr>
          <w:lang w:val="en-IE"/>
        </w:rPr>
        <w:t xml:space="preserve"> in the search bar (the webpage is slow) </w:t>
      </w:r>
    </w:p>
    <w:p w14:paraId="5C408855" w14:textId="77777777" w:rsidR="00E70E2E" w:rsidRPr="001806B2" w:rsidRDefault="00E70E2E" w:rsidP="00E70E2E">
      <w:pPr>
        <w:pStyle w:val="NoSpacing"/>
        <w:numPr>
          <w:ilvl w:val="0"/>
          <w:numId w:val="22"/>
        </w:numPr>
        <w:ind w:left="928"/>
        <w:rPr>
          <w:lang w:val="en-US"/>
        </w:rPr>
      </w:pPr>
      <w:r>
        <w:rPr>
          <w:lang w:val="en-US"/>
        </w:rPr>
        <w:t xml:space="preserve">Below you see the typical </w:t>
      </w:r>
      <w:proofErr w:type="spellStart"/>
      <w:r>
        <w:rPr>
          <w:lang w:val="en-US"/>
        </w:rPr>
        <w:t>Haploreg</w:t>
      </w:r>
      <w:proofErr w:type="spellEnd"/>
      <w:r>
        <w:rPr>
          <w:lang w:val="en-US"/>
        </w:rPr>
        <w:t xml:space="preserve"> output: you will see your top SNP and all SNPs in high LD (r</w:t>
      </w:r>
      <w:r>
        <w:rPr>
          <w:vertAlign w:val="superscript"/>
          <w:lang w:val="en-US"/>
        </w:rPr>
        <w:t>2</w:t>
      </w:r>
      <w:r>
        <w:rPr>
          <w:lang w:val="en-US"/>
        </w:rPr>
        <w:t>&gt;0.8) with you top SNP</w:t>
      </w:r>
    </w:p>
    <w:p w14:paraId="32BB1160" w14:textId="77777777" w:rsidR="00E70E2E" w:rsidRDefault="00E70E2E" w:rsidP="00E70E2E">
      <w:pPr>
        <w:jc w:val="both"/>
        <w:rPr>
          <w:color w:val="000000" w:themeColor="text1"/>
          <w:lang w:val="en-US"/>
        </w:rPr>
      </w:pPr>
      <w:r>
        <w:rPr>
          <w:noProof/>
          <w:lang w:val="en-US" w:eastAsia="zh-CN"/>
        </w:rPr>
        <w:drawing>
          <wp:inline distT="0" distB="0" distL="0" distR="0" wp14:anchorId="2930F294" wp14:editId="55D6CFBC">
            <wp:extent cx="5752737" cy="1423284"/>
            <wp:effectExtent l="0" t="0" r="63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1425259"/>
                    </a:xfrm>
                    <a:prstGeom prst="rect">
                      <a:avLst/>
                    </a:prstGeom>
                    <a:noFill/>
                    <a:ln>
                      <a:noFill/>
                    </a:ln>
                  </pic:spPr>
                </pic:pic>
              </a:graphicData>
            </a:graphic>
          </wp:inline>
        </w:drawing>
      </w:r>
    </w:p>
    <w:p w14:paraId="4D966A50" w14:textId="27425970" w:rsidR="00E70E2E" w:rsidRDefault="00E70E2E" w:rsidP="00E70E2E">
      <w:pPr>
        <w:pStyle w:val="ListParagraph"/>
        <w:numPr>
          <w:ilvl w:val="0"/>
          <w:numId w:val="20"/>
        </w:numPr>
        <w:jc w:val="both"/>
        <w:rPr>
          <w:color w:val="000000" w:themeColor="text1"/>
          <w:lang w:val="en-US"/>
        </w:rPr>
      </w:pPr>
      <w:r>
        <w:rPr>
          <w:color w:val="000000" w:themeColor="text1"/>
          <w:lang w:val="en-US"/>
        </w:rPr>
        <w:t xml:space="preserve"> According to </w:t>
      </w:r>
      <w:proofErr w:type="spellStart"/>
      <w:r>
        <w:rPr>
          <w:color w:val="000000" w:themeColor="text1"/>
          <w:lang w:val="en-US"/>
        </w:rPr>
        <w:t>HaploReg</w:t>
      </w:r>
      <w:proofErr w:type="spellEnd"/>
      <w:r>
        <w:rPr>
          <w:color w:val="000000" w:themeColor="text1"/>
          <w:lang w:val="en-US"/>
        </w:rPr>
        <w:t xml:space="preserve"> in which genes does rs4764133 have coding variants? </w:t>
      </w:r>
    </w:p>
    <w:p w14:paraId="1E79621F" w14:textId="3928CC10" w:rsidR="00E70E2E" w:rsidRDefault="00FC3952" w:rsidP="00E70E2E">
      <w:pPr>
        <w:pStyle w:val="ListParagraph"/>
        <w:jc w:val="both"/>
        <w:rPr>
          <w:rFonts w:ascii="Arial" w:hAnsi="Arial" w:cs="Arial"/>
          <w:color w:val="000000"/>
          <w:sz w:val="18"/>
          <w:szCs w:val="18"/>
          <w:shd w:val="clear" w:color="auto" w:fill="F5F5F5"/>
        </w:rPr>
      </w:pPr>
      <w:r>
        <w:rPr>
          <w:rFonts w:ascii="Arial" w:hAnsi="Arial" w:cs="Arial"/>
          <w:color w:val="000000"/>
          <w:sz w:val="18"/>
          <w:szCs w:val="18"/>
          <w:shd w:val="clear" w:color="auto" w:fill="F5F5F5"/>
        </w:rPr>
        <w:t>C12orf60</w:t>
      </w:r>
    </w:p>
    <w:p w14:paraId="6D294F83" w14:textId="45DD5E04" w:rsidR="00380844" w:rsidRPr="003C3442" w:rsidRDefault="00380844" w:rsidP="00E70E2E">
      <w:pPr>
        <w:pStyle w:val="ListParagraph"/>
        <w:jc w:val="both"/>
        <w:rPr>
          <w:color w:val="FF0000"/>
          <w:lang w:val="en-US"/>
        </w:rPr>
      </w:pPr>
      <w:r>
        <w:rPr>
          <w:rFonts w:ascii="Arial" w:hAnsi="Arial" w:cs="Arial"/>
          <w:color w:val="000000"/>
          <w:sz w:val="18"/>
          <w:szCs w:val="18"/>
          <w:shd w:val="clear" w:color="auto" w:fill="FFFFFF"/>
        </w:rPr>
        <w:t>MGP</w:t>
      </w:r>
    </w:p>
    <w:p w14:paraId="31B5F7AF" w14:textId="77777777" w:rsidR="00E70E2E" w:rsidRDefault="00E70E2E" w:rsidP="00E70E2E">
      <w:pPr>
        <w:pStyle w:val="ListParagraph"/>
        <w:jc w:val="both"/>
        <w:rPr>
          <w:color w:val="000000" w:themeColor="text1"/>
          <w:lang w:val="en-US"/>
        </w:rPr>
      </w:pPr>
    </w:p>
    <w:p w14:paraId="2CEBC5CC" w14:textId="77777777" w:rsidR="00E70E2E" w:rsidRDefault="00E70E2E" w:rsidP="00E70E2E">
      <w:pPr>
        <w:pStyle w:val="ListParagraph"/>
        <w:numPr>
          <w:ilvl w:val="0"/>
          <w:numId w:val="20"/>
        </w:numPr>
        <w:jc w:val="both"/>
        <w:rPr>
          <w:color w:val="000000" w:themeColor="text1"/>
          <w:lang w:val="en-US"/>
        </w:rPr>
      </w:pPr>
      <w:r>
        <w:rPr>
          <w:color w:val="000000" w:themeColor="text1"/>
          <w:lang w:val="en-US"/>
        </w:rPr>
        <w:t>Click on rs11276 to get more information about the SNP, to which genes is rs11267 annotated?</w:t>
      </w:r>
    </w:p>
    <w:p w14:paraId="6C0FF90D" w14:textId="34107C5E" w:rsidR="00E70E2E" w:rsidRDefault="00380844" w:rsidP="00E70E2E">
      <w:pPr>
        <w:pStyle w:val="ListParagraph"/>
        <w:jc w:val="both"/>
        <w:rPr>
          <w:rFonts w:ascii="Arial" w:hAnsi="Arial" w:cs="Arial"/>
          <w:color w:val="000000"/>
          <w:sz w:val="18"/>
          <w:szCs w:val="18"/>
          <w:shd w:val="clear" w:color="auto" w:fill="FFFFFF"/>
        </w:rPr>
      </w:pPr>
      <w:r>
        <w:rPr>
          <w:rFonts w:ascii="Arial" w:hAnsi="Arial" w:cs="Arial"/>
          <w:color w:val="000000"/>
          <w:sz w:val="18"/>
          <w:szCs w:val="18"/>
          <w:shd w:val="clear" w:color="auto" w:fill="FFFFFF"/>
        </w:rPr>
        <w:t>ART4</w:t>
      </w:r>
    </w:p>
    <w:p w14:paraId="1B905611" w14:textId="77777777" w:rsidR="00380844" w:rsidRDefault="00380844" w:rsidP="00380844">
      <w:pPr>
        <w:pStyle w:val="ListParagraph"/>
        <w:jc w:val="both"/>
        <w:rPr>
          <w:rFonts w:ascii="Arial" w:hAnsi="Arial" w:cs="Arial"/>
          <w:color w:val="000000"/>
          <w:sz w:val="18"/>
          <w:szCs w:val="18"/>
          <w:shd w:val="clear" w:color="auto" w:fill="F5F5F5"/>
        </w:rPr>
      </w:pPr>
      <w:r>
        <w:rPr>
          <w:rFonts w:ascii="Arial" w:hAnsi="Arial" w:cs="Arial"/>
          <w:color w:val="000000"/>
          <w:sz w:val="18"/>
          <w:szCs w:val="18"/>
          <w:shd w:val="clear" w:color="auto" w:fill="F5F5F5"/>
        </w:rPr>
        <w:t>C12orf60</w:t>
      </w:r>
    </w:p>
    <w:p w14:paraId="777FE881" w14:textId="77777777" w:rsidR="00380844" w:rsidRPr="003C3442" w:rsidRDefault="00380844" w:rsidP="00E70E2E">
      <w:pPr>
        <w:pStyle w:val="ListParagraph"/>
        <w:jc w:val="both"/>
        <w:rPr>
          <w:color w:val="FF0000"/>
          <w:lang w:val="en-US"/>
        </w:rPr>
      </w:pPr>
    </w:p>
    <w:p w14:paraId="3BD24EAD" w14:textId="77777777" w:rsidR="00E70E2E" w:rsidRPr="00FE7FF4" w:rsidRDefault="00E70E2E" w:rsidP="00E70E2E">
      <w:pPr>
        <w:pStyle w:val="ListParagraph"/>
        <w:jc w:val="both"/>
        <w:rPr>
          <w:color w:val="000000" w:themeColor="text1"/>
          <w:lang w:val="en-US"/>
        </w:rPr>
      </w:pPr>
    </w:p>
    <w:p w14:paraId="0E210C81" w14:textId="77777777" w:rsidR="00E70E2E" w:rsidRDefault="00E70E2E" w:rsidP="00E70E2E">
      <w:pPr>
        <w:pStyle w:val="ListParagraph"/>
        <w:numPr>
          <w:ilvl w:val="0"/>
          <w:numId w:val="19"/>
        </w:numPr>
        <w:ind w:left="720"/>
        <w:jc w:val="both"/>
        <w:rPr>
          <w:color w:val="000000" w:themeColor="text1"/>
          <w:lang w:val="en-IE"/>
        </w:rPr>
      </w:pPr>
      <w:r w:rsidRPr="008F0230">
        <w:rPr>
          <w:color w:val="000000" w:themeColor="text1"/>
          <w:lang w:val="en-IE"/>
        </w:rPr>
        <w:t>Go back to the UCSC genome-browser</w:t>
      </w:r>
    </w:p>
    <w:p w14:paraId="51BA040D" w14:textId="7D3A17EE" w:rsidR="00BF0A23" w:rsidRPr="00BF0A23" w:rsidRDefault="00E70E2E" w:rsidP="00E70E2E">
      <w:pPr>
        <w:pStyle w:val="ListParagraph"/>
        <w:numPr>
          <w:ilvl w:val="0"/>
          <w:numId w:val="19"/>
        </w:numPr>
        <w:ind w:left="720"/>
        <w:jc w:val="both"/>
        <w:rPr>
          <w:color w:val="000000" w:themeColor="text1"/>
          <w:lang w:val="en-IE"/>
        </w:rPr>
      </w:pPr>
      <w:r w:rsidRPr="00BF0A23">
        <w:rPr>
          <w:color w:val="000000" w:themeColor="text1"/>
          <w:lang w:val="en-IE"/>
        </w:rPr>
        <w:t>In the search bar at the top of the screen above your genome-browser figure type i</w:t>
      </w:r>
      <w:r w:rsidR="00BF0A23" w:rsidRPr="00BF0A23">
        <w:rPr>
          <w:color w:val="000000" w:themeColor="text1"/>
          <w:lang w:val="en-IE"/>
        </w:rPr>
        <w:t xml:space="preserve">n The two RSID’s separated by the ; </w:t>
      </w:r>
    </w:p>
    <w:p w14:paraId="4282475D" w14:textId="006D2AA7" w:rsidR="00BF0A23" w:rsidRPr="00BF0A23" w:rsidRDefault="00E70E2E" w:rsidP="00BF0A23">
      <w:pPr>
        <w:pStyle w:val="ListParagraph"/>
        <w:jc w:val="both"/>
        <w:rPr>
          <w:b/>
          <w:color w:val="000000" w:themeColor="text1"/>
          <w:lang w:val="en-IE"/>
        </w:rPr>
      </w:pPr>
      <w:bookmarkStart w:id="0" w:name="_GoBack"/>
      <w:r w:rsidRPr="00BF0A23">
        <w:rPr>
          <w:b/>
          <w:color w:val="000000" w:themeColor="text1"/>
          <w:lang w:val="en-IE"/>
        </w:rPr>
        <w:t>rs11276; rs4236</w:t>
      </w:r>
    </w:p>
    <w:bookmarkEnd w:id="0"/>
    <w:p w14:paraId="2BE8AAAE" w14:textId="6643B742" w:rsidR="00E70E2E" w:rsidRDefault="00E70E2E" w:rsidP="00E70E2E">
      <w:pPr>
        <w:spacing w:before="240"/>
        <w:jc w:val="both"/>
        <w:rPr>
          <w:lang w:val="en-IE"/>
        </w:rPr>
      </w:pPr>
      <w:r>
        <w:rPr>
          <w:lang w:val="en-IE"/>
        </w:rPr>
        <w:t>You will now see that both these SNPs are highlighted in the UCSC genome browser</w:t>
      </w:r>
      <w:r w:rsidR="00BF0A23">
        <w:rPr>
          <w:lang w:val="en-IE"/>
        </w:rPr>
        <w:t xml:space="preserve"> (Sometimes this feature does not work, if so just type in one variant and do the questions and later/other tab the other variant)</w:t>
      </w:r>
      <w:r>
        <w:rPr>
          <w:lang w:val="en-IE"/>
        </w:rPr>
        <w:t>.</w:t>
      </w:r>
      <w:r w:rsidR="00BF0A23">
        <w:rPr>
          <w:lang w:val="en-IE"/>
        </w:rPr>
        <w:t xml:space="preserve"> </w:t>
      </w:r>
      <w:r w:rsidRPr="001E6992">
        <w:rPr>
          <w:lang w:val="en-IE"/>
        </w:rPr>
        <w:t>By left-clicking on the bar</w:t>
      </w:r>
      <w:r>
        <w:rPr>
          <w:lang w:val="en-IE"/>
        </w:rPr>
        <w:t>s near the tracks</w:t>
      </w:r>
      <w:r w:rsidRPr="001E6992">
        <w:rPr>
          <w:lang w:val="en-IE"/>
        </w:rPr>
        <w:t xml:space="preserve">, you get more information on the track, descriptions of the </w:t>
      </w:r>
      <w:r w:rsidR="00584177" w:rsidRPr="001E6992">
        <w:rPr>
          <w:lang w:val="en-IE"/>
        </w:rPr>
        <w:t>colours</w:t>
      </w:r>
      <w:r w:rsidRPr="001E6992">
        <w:rPr>
          <w:lang w:val="en-IE"/>
        </w:rPr>
        <w:t xml:space="preserve"> used, and more information on the database where the information in the track is coming from (and you can continue to the database itself).</w:t>
      </w:r>
    </w:p>
    <w:p w14:paraId="17E89F3E" w14:textId="77777777" w:rsidR="00E70E2E" w:rsidRDefault="00E70E2E" w:rsidP="00E70E2E">
      <w:pPr>
        <w:pStyle w:val="ListParagraph"/>
        <w:numPr>
          <w:ilvl w:val="0"/>
          <w:numId w:val="20"/>
        </w:numPr>
        <w:spacing w:before="240"/>
        <w:jc w:val="both"/>
        <w:rPr>
          <w:lang w:val="en-IE"/>
        </w:rPr>
      </w:pPr>
      <w:r>
        <w:rPr>
          <w:lang w:val="en-IE"/>
        </w:rPr>
        <w:t>Where is rs11276 located according to UCSC? In which gene is the SNP located?</w:t>
      </w:r>
    </w:p>
    <w:p w14:paraId="5231D2AE" w14:textId="7EE7ECC0" w:rsidR="00E70E2E" w:rsidRPr="00675105" w:rsidRDefault="00E70E2E" w:rsidP="00E70E2E">
      <w:pPr>
        <w:pStyle w:val="ListParagraph"/>
        <w:spacing w:before="240"/>
        <w:jc w:val="both"/>
        <w:rPr>
          <w:color w:val="FF0000"/>
          <w:lang w:val="en-IE"/>
        </w:rPr>
      </w:pPr>
    </w:p>
    <w:p w14:paraId="5C6C5026" w14:textId="77777777" w:rsidR="00E70E2E" w:rsidRPr="00675105" w:rsidRDefault="00E70E2E" w:rsidP="00E70E2E">
      <w:pPr>
        <w:spacing w:before="240"/>
        <w:jc w:val="both"/>
        <w:rPr>
          <w:lang w:val="en-IE"/>
        </w:rPr>
      </w:pPr>
      <w:r>
        <w:rPr>
          <w:lang w:val="en-IE"/>
        </w:rPr>
        <w:t>Now that we have identified these two SNPs and examined where they are located, Let’s see if we can find more information about them:</w:t>
      </w:r>
    </w:p>
    <w:p w14:paraId="424BB412" w14:textId="77777777" w:rsidR="00E70E2E" w:rsidRPr="001E6992" w:rsidRDefault="00E70E2E" w:rsidP="00E70E2E">
      <w:pPr>
        <w:pStyle w:val="ListParagraph"/>
        <w:numPr>
          <w:ilvl w:val="0"/>
          <w:numId w:val="20"/>
        </w:numPr>
        <w:spacing w:before="240"/>
        <w:jc w:val="both"/>
        <w:rPr>
          <w:lang w:val="en-IE"/>
        </w:rPr>
      </w:pPr>
      <w:r>
        <w:rPr>
          <w:lang w:val="en-IE"/>
        </w:rPr>
        <w:t xml:space="preserve">In the UCSC SNP track: </w:t>
      </w:r>
      <w:r w:rsidRPr="001E6992">
        <w:rPr>
          <w:lang w:val="en-IE"/>
        </w:rPr>
        <w:t>What is the meaning of the colours of SNPs in the SNP-track? Hint: Use the bar on the left of the track and check under colouring options)</w:t>
      </w:r>
    </w:p>
    <w:p w14:paraId="6D47F073" w14:textId="4C00A099" w:rsidR="00E70E2E" w:rsidRDefault="00E70E2E" w:rsidP="00E70E2E">
      <w:pPr>
        <w:pStyle w:val="ListParagraph"/>
        <w:spacing w:before="240"/>
        <w:jc w:val="both"/>
        <w:rPr>
          <w:color w:val="FF0000"/>
          <w:lang w:val="en-IE"/>
        </w:rPr>
      </w:pPr>
    </w:p>
    <w:p w14:paraId="4F1DD849" w14:textId="77777777" w:rsidR="00702EDF" w:rsidRPr="001E6992" w:rsidRDefault="00702EDF" w:rsidP="00E70E2E">
      <w:pPr>
        <w:pStyle w:val="ListParagraph"/>
        <w:spacing w:before="240"/>
        <w:jc w:val="both"/>
        <w:rPr>
          <w:color w:val="FF0000"/>
          <w:lang w:val="en-IE"/>
        </w:rPr>
      </w:pPr>
    </w:p>
    <w:p w14:paraId="7BE06AC7" w14:textId="77777777" w:rsidR="00E70E2E" w:rsidRPr="001E6992" w:rsidRDefault="00E70E2E" w:rsidP="00E70E2E">
      <w:pPr>
        <w:pStyle w:val="ListParagraph"/>
        <w:numPr>
          <w:ilvl w:val="0"/>
          <w:numId w:val="20"/>
        </w:numPr>
        <w:spacing w:before="240"/>
        <w:jc w:val="both"/>
        <w:rPr>
          <w:lang w:val="en-IE"/>
        </w:rPr>
      </w:pPr>
      <w:r>
        <w:rPr>
          <w:lang w:val="en-IE"/>
        </w:rPr>
        <w:t xml:space="preserve">What kind of SNP are </w:t>
      </w:r>
      <w:r w:rsidRPr="008F0230">
        <w:rPr>
          <w:b/>
          <w:color w:val="000000" w:themeColor="text1"/>
          <w:lang w:val="en-IE"/>
        </w:rPr>
        <w:t>rs11276; rs4236</w:t>
      </w:r>
      <w:r>
        <w:rPr>
          <w:b/>
          <w:color w:val="000000" w:themeColor="text1"/>
          <w:lang w:val="en-IE"/>
        </w:rPr>
        <w:t xml:space="preserve"> </w:t>
      </w:r>
      <w:r>
        <w:rPr>
          <w:color w:val="000000" w:themeColor="text1"/>
          <w:lang w:val="en-IE"/>
        </w:rPr>
        <w:t xml:space="preserve">according to their colour? </w:t>
      </w:r>
    </w:p>
    <w:p w14:paraId="6B6D4FFF" w14:textId="28B5B8F7" w:rsidR="00E70E2E" w:rsidRPr="00675105" w:rsidRDefault="00E70E2E" w:rsidP="00E70E2E">
      <w:pPr>
        <w:pStyle w:val="ListParagraph"/>
        <w:spacing w:before="240"/>
        <w:jc w:val="both"/>
        <w:rPr>
          <w:color w:val="FF0000"/>
          <w:lang w:val="en-IE"/>
        </w:rPr>
      </w:pPr>
    </w:p>
    <w:p w14:paraId="5BA2E5A4" w14:textId="77777777" w:rsidR="00E70E2E" w:rsidRDefault="00E70E2E" w:rsidP="00E70E2E">
      <w:pPr>
        <w:spacing w:before="240"/>
        <w:jc w:val="both"/>
        <w:rPr>
          <w:lang w:val="en-IE"/>
        </w:rPr>
      </w:pPr>
      <w:r>
        <w:rPr>
          <w:lang w:val="en-IE"/>
        </w:rPr>
        <w:t>T</w:t>
      </w:r>
      <w:r w:rsidRPr="001E6992">
        <w:rPr>
          <w:lang w:val="en-IE"/>
        </w:rPr>
        <w:t xml:space="preserve">ry to get more information on your top SNP from </w:t>
      </w:r>
      <w:proofErr w:type="spellStart"/>
      <w:r w:rsidRPr="001E6992">
        <w:rPr>
          <w:lang w:val="en-IE"/>
        </w:rPr>
        <w:t>dbSNP</w:t>
      </w:r>
      <w:proofErr w:type="spellEnd"/>
      <w:r w:rsidRPr="001E6992">
        <w:rPr>
          <w:lang w:val="en-IE"/>
        </w:rPr>
        <w:t xml:space="preserve">. To get to the </w:t>
      </w:r>
      <w:proofErr w:type="spellStart"/>
      <w:r w:rsidRPr="001E6992">
        <w:rPr>
          <w:lang w:val="en-IE"/>
        </w:rPr>
        <w:t>dbSNP</w:t>
      </w:r>
      <w:proofErr w:type="spellEnd"/>
      <w:r w:rsidRPr="001E6992">
        <w:rPr>
          <w:lang w:val="en-IE"/>
        </w:rPr>
        <w:t xml:space="preserve"> reco</w:t>
      </w:r>
      <w:r>
        <w:rPr>
          <w:lang w:val="en-IE"/>
        </w:rPr>
        <w:t>rd for</w:t>
      </w:r>
      <w:r w:rsidRPr="001E6992">
        <w:rPr>
          <w:lang w:val="en-IE"/>
        </w:rPr>
        <w:t xml:space="preserve"> specific SNP</w:t>
      </w:r>
      <w:r>
        <w:rPr>
          <w:lang w:val="en-IE"/>
        </w:rPr>
        <w:t>s</w:t>
      </w:r>
      <w:r w:rsidRPr="001E6992">
        <w:rPr>
          <w:lang w:val="en-IE"/>
        </w:rPr>
        <w:t xml:space="preserve">, click on the </w:t>
      </w:r>
      <w:proofErr w:type="spellStart"/>
      <w:r w:rsidRPr="001E6992">
        <w:rPr>
          <w:lang w:val="en-IE"/>
        </w:rPr>
        <w:t>rs</w:t>
      </w:r>
      <w:proofErr w:type="spellEnd"/>
      <w:r w:rsidRPr="001E6992">
        <w:rPr>
          <w:lang w:val="en-IE"/>
        </w:rPr>
        <w:t xml:space="preserve">-number in the figure itself. Then click on the </w:t>
      </w:r>
      <w:proofErr w:type="spellStart"/>
      <w:r w:rsidRPr="001E6992">
        <w:rPr>
          <w:lang w:val="en-IE"/>
        </w:rPr>
        <w:t>rsid</w:t>
      </w:r>
      <w:proofErr w:type="spellEnd"/>
      <w:r w:rsidRPr="001E6992">
        <w:rPr>
          <w:lang w:val="en-IE"/>
        </w:rPr>
        <w:t xml:space="preserve"> next to </w:t>
      </w:r>
      <w:proofErr w:type="spellStart"/>
      <w:r w:rsidRPr="001E6992">
        <w:rPr>
          <w:lang w:val="en-IE"/>
        </w:rPr>
        <w:t>dbSNP</w:t>
      </w:r>
      <w:proofErr w:type="spellEnd"/>
      <w:r w:rsidRPr="001E6992">
        <w:rPr>
          <w:lang w:val="en-IE"/>
        </w:rPr>
        <w:t xml:space="preserve">. </w:t>
      </w:r>
    </w:p>
    <w:p w14:paraId="1350B619" w14:textId="77777777" w:rsidR="00E70E2E" w:rsidRPr="001E6992" w:rsidRDefault="00E70E2E" w:rsidP="00E70E2E">
      <w:pPr>
        <w:pStyle w:val="ListParagraph"/>
        <w:numPr>
          <w:ilvl w:val="0"/>
          <w:numId w:val="23"/>
        </w:numPr>
        <w:spacing w:before="240"/>
        <w:ind w:left="720"/>
        <w:jc w:val="both"/>
        <w:rPr>
          <w:lang w:val="en-IE"/>
        </w:rPr>
      </w:pPr>
      <w:r>
        <w:rPr>
          <w:lang w:val="en-IE"/>
        </w:rPr>
        <w:t xml:space="preserve">Go to </w:t>
      </w:r>
      <w:proofErr w:type="spellStart"/>
      <w:r>
        <w:rPr>
          <w:lang w:val="en-IE"/>
        </w:rPr>
        <w:t>dbSNP</w:t>
      </w:r>
      <w:proofErr w:type="spellEnd"/>
      <w:r>
        <w:rPr>
          <w:lang w:val="en-IE"/>
        </w:rPr>
        <w:t xml:space="preserve"> for rs4236</w:t>
      </w:r>
    </w:p>
    <w:p w14:paraId="51ABCF90" w14:textId="5FEDE615" w:rsidR="00AA46DF" w:rsidRDefault="006D1D15" w:rsidP="00E70E2E">
      <w:pPr>
        <w:spacing w:before="240"/>
        <w:jc w:val="both"/>
        <w:rPr>
          <w:lang w:val="en-IE"/>
        </w:rPr>
      </w:pPr>
      <w:r>
        <w:rPr>
          <w:noProof/>
          <w:lang w:val="en-US" w:eastAsia="zh-CN"/>
        </w:rPr>
        <w:drawing>
          <wp:inline distT="0" distB="0" distL="0" distR="0" wp14:anchorId="44A0A4B2" wp14:editId="7217E20D">
            <wp:extent cx="5760720" cy="2776220"/>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776220"/>
                    </a:xfrm>
                    <a:prstGeom prst="rect">
                      <a:avLst/>
                    </a:prstGeom>
                  </pic:spPr>
                </pic:pic>
              </a:graphicData>
            </a:graphic>
          </wp:inline>
        </w:drawing>
      </w:r>
    </w:p>
    <w:p w14:paraId="6CD5A355" w14:textId="77777777" w:rsidR="00E70E2E" w:rsidRPr="001E6992" w:rsidRDefault="00E70E2E" w:rsidP="00E70E2E">
      <w:pPr>
        <w:pStyle w:val="ListParagraph"/>
        <w:numPr>
          <w:ilvl w:val="0"/>
          <w:numId w:val="20"/>
        </w:numPr>
        <w:spacing w:before="240"/>
        <w:jc w:val="both"/>
        <w:rPr>
          <w:lang w:val="en-IE"/>
        </w:rPr>
      </w:pPr>
      <w:r w:rsidRPr="001E6992">
        <w:rPr>
          <w:lang w:val="en-IE"/>
        </w:rPr>
        <w:t>What is the amino-acid change caused by this variant?</w:t>
      </w:r>
    </w:p>
    <w:p w14:paraId="5AE7EBC3" w14:textId="5AF5F3BF" w:rsidR="00E70E2E" w:rsidRPr="00D93D78" w:rsidRDefault="00E70E2E" w:rsidP="00E70E2E">
      <w:pPr>
        <w:pStyle w:val="ListParagraph"/>
        <w:spacing w:before="240"/>
        <w:jc w:val="both"/>
        <w:rPr>
          <w:color w:val="FF0000"/>
          <w:lang w:val="en-IE"/>
        </w:rPr>
      </w:pPr>
    </w:p>
    <w:p w14:paraId="0E4C89A9" w14:textId="20898A06" w:rsidR="00E70E2E" w:rsidRPr="001E6992" w:rsidRDefault="00E70E2E" w:rsidP="00E70E2E">
      <w:pPr>
        <w:spacing w:before="240"/>
        <w:jc w:val="both"/>
        <w:rPr>
          <w:lang w:val="en-IE"/>
        </w:rPr>
      </w:pPr>
      <w:r w:rsidRPr="001E6992">
        <w:rPr>
          <w:lang w:val="en-IE"/>
        </w:rPr>
        <w:t xml:space="preserve">Now scroll down the page to the Population diversity section. Here you see the allele frequencies a bunch of different submitters </w:t>
      </w:r>
      <w:r w:rsidR="00FF776C">
        <w:rPr>
          <w:lang w:val="en-IE"/>
        </w:rPr>
        <w:t>(Study information)</w:t>
      </w:r>
      <w:r w:rsidRPr="001E6992">
        <w:rPr>
          <w:lang w:val="en-IE"/>
        </w:rPr>
        <w:t xml:space="preserve"> have posted for this variant. Some of the submitters have provided allele frequencies in only Europeans or in multiple ethnicities grouped together. </w:t>
      </w:r>
      <w:r w:rsidR="00D673C5">
        <w:rPr>
          <w:lang w:val="en-IE"/>
        </w:rPr>
        <w:t xml:space="preserve">Be careful – do not look under the ALFA Allele Frequency table. </w:t>
      </w:r>
      <w:r w:rsidRPr="001E6992">
        <w:rPr>
          <w:lang w:val="en-IE"/>
        </w:rPr>
        <w:t>You are interested in the frequencies in European, East-Asian and African populations separately.</w:t>
      </w:r>
    </w:p>
    <w:p w14:paraId="2949C880" w14:textId="77777777" w:rsidR="00E70E2E" w:rsidRPr="004249F2" w:rsidRDefault="00E70E2E" w:rsidP="00E70E2E">
      <w:pPr>
        <w:pStyle w:val="ListParagraph"/>
        <w:numPr>
          <w:ilvl w:val="0"/>
          <w:numId w:val="20"/>
        </w:numPr>
        <w:spacing w:before="240"/>
        <w:jc w:val="both"/>
        <w:rPr>
          <w:lang w:val="en-IE"/>
        </w:rPr>
      </w:pPr>
      <w:r w:rsidRPr="004249F2">
        <w:rPr>
          <w:lang w:val="en-IE"/>
        </w:rPr>
        <w:t>Given the above, which result for the allele frequencies would you trust most?</w:t>
      </w:r>
    </w:p>
    <w:p w14:paraId="0E9DA182" w14:textId="5A98D384" w:rsidR="00E70E2E" w:rsidRDefault="00E70E2E" w:rsidP="00E70E2E">
      <w:pPr>
        <w:pStyle w:val="ListParagraph"/>
        <w:spacing w:before="240"/>
        <w:jc w:val="both"/>
        <w:rPr>
          <w:color w:val="FF0000"/>
          <w:lang w:val="en-IE"/>
        </w:rPr>
      </w:pPr>
    </w:p>
    <w:p w14:paraId="33F7518F" w14:textId="77777777" w:rsidR="00702EDF" w:rsidRPr="004249F2" w:rsidRDefault="00702EDF" w:rsidP="00E70E2E">
      <w:pPr>
        <w:pStyle w:val="ListParagraph"/>
        <w:spacing w:before="240"/>
        <w:jc w:val="both"/>
        <w:rPr>
          <w:lang w:val="en-IE"/>
        </w:rPr>
      </w:pPr>
    </w:p>
    <w:p w14:paraId="5049A4E2" w14:textId="55961A28" w:rsidR="00E70E2E" w:rsidRPr="004249F2" w:rsidRDefault="00E70E2E" w:rsidP="00E70E2E">
      <w:pPr>
        <w:pStyle w:val="ListParagraph"/>
        <w:numPr>
          <w:ilvl w:val="0"/>
          <w:numId w:val="20"/>
        </w:numPr>
        <w:spacing w:before="240"/>
        <w:jc w:val="both"/>
        <w:rPr>
          <w:lang w:val="en-IE"/>
        </w:rPr>
      </w:pPr>
      <w:r w:rsidRPr="004249F2">
        <w:rPr>
          <w:lang w:val="en-IE"/>
        </w:rPr>
        <w:t xml:space="preserve">What is the allele frequency of </w:t>
      </w:r>
      <w:r w:rsidR="008B2AEC">
        <w:rPr>
          <w:lang w:val="en-IE"/>
        </w:rPr>
        <w:t>T</w:t>
      </w:r>
      <w:r w:rsidRPr="004249F2">
        <w:rPr>
          <w:lang w:val="en-IE"/>
        </w:rPr>
        <w:t xml:space="preserve"> and </w:t>
      </w:r>
      <w:r w:rsidR="001703D0">
        <w:rPr>
          <w:lang w:val="en-IE"/>
        </w:rPr>
        <w:t>C</w:t>
      </w:r>
      <w:r w:rsidRPr="004249F2">
        <w:rPr>
          <w:lang w:val="en-IE"/>
        </w:rPr>
        <w:t xml:space="preserve"> in Caucasian, East-Asian and African populations?</w:t>
      </w:r>
    </w:p>
    <w:p w14:paraId="605DF877" w14:textId="77777777" w:rsidR="00702EDF" w:rsidRDefault="00702EDF" w:rsidP="00E70E2E">
      <w:pPr>
        <w:spacing w:before="240"/>
        <w:jc w:val="both"/>
        <w:rPr>
          <w:color w:val="000000" w:themeColor="text1"/>
          <w:lang w:val="en-IE"/>
        </w:rPr>
      </w:pPr>
    </w:p>
    <w:p w14:paraId="2FB49D27" w14:textId="3200B64A" w:rsidR="00E70E2E" w:rsidRDefault="00E70E2E" w:rsidP="00E70E2E">
      <w:pPr>
        <w:spacing w:before="240"/>
        <w:jc w:val="both"/>
        <w:rPr>
          <w:color w:val="000000" w:themeColor="text1"/>
          <w:lang w:val="en-IE"/>
        </w:rPr>
      </w:pPr>
      <w:r w:rsidRPr="00AC42E2">
        <w:rPr>
          <w:color w:val="000000" w:themeColor="text1"/>
          <w:lang w:val="en-IE"/>
        </w:rPr>
        <w:lastRenderedPageBreak/>
        <w:t>SNP information can are also aggregated in other databases such as Ensemble</w:t>
      </w:r>
      <w:r>
        <w:rPr>
          <w:color w:val="000000" w:themeColor="text1"/>
          <w:lang w:val="en-IE"/>
        </w:rPr>
        <w:t>:</w:t>
      </w:r>
    </w:p>
    <w:p w14:paraId="3EFDB3AA" w14:textId="39C5C975" w:rsidR="00E70E2E" w:rsidRDefault="00E70E2E" w:rsidP="00E70E2E">
      <w:pPr>
        <w:pStyle w:val="ListParagraph"/>
        <w:numPr>
          <w:ilvl w:val="0"/>
          <w:numId w:val="23"/>
        </w:numPr>
        <w:spacing w:before="240"/>
        <w:ind w:left="720"/>
        <w:jc w:val="both"/>
        <w:rPr>
          <w:color w:val="000000" w:themeColor="text1"/>
          <w:lang w:val="en-IE"/>
        </w:rPr>
      </w:pPr>
      <w:r>
        <w:rPr>
          <w:color w:val="000000" w:themeColor="text1"/>
          <w:lang w:val="en-IE"/>
        </w:rPr>
        <w:t xml:space="preserve">Go to </w:t>
      </w:r>
      <w:hyperlink r:id="rId20" w:history="1">
        <w:r w:rsidR="00BF0A23" w:rsidRPr="002F4F13">
          <w:rPr>
            <w:rStyle w:val="Hyperlink"/>
            <w:lang w:val="en-IE"/>
          </w:rPr>
          <w:t>http://www.ensembl.org</w:t>
        </w:r>
      </w:hyperlink>
      <w:r w:rsidR="00BF0A23">
        <w:rPr>
          <w:color w:val="000000" w:themeColor="text1"/>
          <w:lang w:val="en-IE"/>
        </w:rPr>
        <w:t xml:space="preserve"> </w:t>
      </w:r>
    </w:p>
    <w:p w14:paraId="25E25A13" w14:textId="77777777" w:rsidR="00E70E2E" w:rsidRPr="00AC42E2" w:rsidRDefault="00E70E2E" w:rsidP="00E70E2E">
      <w:pPr>
        <w:pStyle w:val="ListParagraph"/>
        <w:numPr>
          <w:ilvl w:val="0"/>
          <w:numId w:val="23"/>
        </w:numPr>
        <w:spacing w:before="240"/>
        <w:ind w:left="720"/>
        <w:jc w:val="both"/>
        <w:rPr>
          <w:color w:val="000000" w:themeColor="text1"/>
          <w:lang w:val="en-IE"/>
        </w:rPr>
      </w:pPr>
      <w:bookmarkStart w:id="1" w:name="_Hlk94717965"/>
      <w:r>
        <w:rPr>
          <w:color w:val="000000" w:themeColor="text1"/>
          <w:lang w:val="en-IE"/>
        </w:rPr>
        <w:t xml:space="preserve">In the search bar in the centre or on top of the screen search for </w:t>
      </w:r>
      <w:r>
        <w:rPr>
          <w:b/>
          <w:color w:val="000000" w:themeColor="text1"/>
          <w:lang w:val="en-IE"/>
        </w:rPr>
        <w:t>rs11276</w:t>
      </w:r>
    </w:p>
    <w:p w14:paraId="77A65228" w14:textId="77777777" w:rsidR="00E70E2E" w:rsidRPr="00AD1E29" w:rsidRDefault="00E70E2E" w:rsidP="00E70E2E">
      <w:pPr>
        <w:pStyle w:val="ListParagraph"/>
        <w:numPr>
          <w:ilvl w:val="0"/>
          <w:numId w:val="23"/>
        </w:numPr>
        <w:spacing w:before="240"/>
        <w:ind w:left="720"/>
        <w:jc w:val="both"/>
        <w:rPr>
          <w:color w:val="000000" w:themeColor="text1"/>
          <w:lang w:val="en-IE"/>
        </w:rPr>
      </w:pPr>
      <w:r>
        <w:rPr>
          <w:color w:val="000000" w:themeColor="text1"/>
          <w:lang w:val="en-IE"/>
        </w:rPr>
        <w:t>Click on the search result for rs11276 (human variant)</w:t>
      </w:r>
    </w:p>
    <w:bookmarkEnd w:id="1"/>
    <w:p w14:paraId="42AABEC5" w14:textId="77777777" w:rsidR="00E70E2E" w:rsidRDefault="00E70E2E" w:rsidP="00E70E2E">
      <w:pPr>
        <w:pStyle w:val="ListParagraph"/>
        <w:spacing w:before="240"/>
        <w:jc w:val="both"/>
        <w:rPr>
          <w:color w:val="000000" w:themeColor="text1"/>
          <w:lang w:val="en-IE"/>
        </w:rPr>
      </w:pPr>
    </w:p>
    <w:p w14:paraId="2B655752" w14:textId="77777777" w:rsidR="00E70E2E" w:rsidRDefault="00E70E2E" w:rsidP="00E70E2E">
      <w:pPr>
        <w:pStyle w:val="ListParagraph"/>
        <w:numPr>
          <w:ilvl w:val="0"/>
          <w:numId w:val="20"/>
        </w:numPr>
        <w:spacing w:before="240"/>
        <w:jc w:val="both"/>
        <w:rPr>
          <w:color w:val="000000" w:themeColor="text1"/>
          <w:lang w:val="en-IE"/>
        </w:rPr>
      </w:pPr>
      <w:r>
        <w:rPr>
          <w:color w:val="000000" w:themeColor="text1"/>
          <w:lang w:val="en-IE"/>
        </w:rPr>
        <w:t xml:space="preserve"> </w:t>
      </w:r>
      <w:bookmarkStart w:id="2" w:name="_Hlk94717988"/>
      <w:r>
        <w:rPr>
          <w:color w:val="000000" w:themeColor="text1"/>
          <w:lang w:val="en-IE"/>
        </w:rPr>
        <w:t>Wat is the evidence status for rs11276? Is the variant validated?</w:t>
      </w:r>
    </w:p>
    <w:bookmarkEnd w:id="2"/>
    <w:p w14:paraId="69D3B0C4" w14:textId="3E8B6BE9" w:rsidR="00E70E2E" w:rsidRPr="007111AE" w:rsidRDefault="00E70E2E" w:rsidP="00E70E2E">
      <w:pPr>
        <w:pStyle w:val="ListParagraph"/>
        <w:spacing w:before="240"/>
        <w:jc w:val="both"/>
        <w:rPr>
          <w:color w:val="FF0000"/>
          <w:lang w:val="en-IE"/>
        </w:rPr>
      </w:pPr>
    </w:p>
    <w:p w14:paraId="79313015" w14:textId="77777777" w:rsidR="00E70E2E" w:rsidRDefault="00E70E2E" w:rsidP="00E70E2E">
      <w:pPr>
        <w:pStyle w:val="ListParagraph"/>
        <w:spacing w:before="240"/>
        <w:jc w:val="both"/>
        <w:rPr>
          <w:color w:val="000000" w:themeColor="text1"/>
          <w:lang w:val="en-IE"/>
        </w:rPr>
      </w:pPr>
    </w:p>
    <w:p w14:paraId="6F0E9082" w14:textId="77777777" w:rsidR="00E70E2E" w:rsidRPr="00BF0A23" w:rsidRDefault="00E70E2E" w:rsidP="00E70E2E">
      <w:pPr>
        <w:pStyle w:val="ListParagraph"/>
        <w:numPr>
          <w:ilvl w:val="0"/>
          <w:numId w:val="20"/>
        </w:numPr>
        <w:spacing w:before="240"/>
        <w:jc w:val="both"/>
        <w:rPr>
          <w:color w:val="000000" w:themeColor="text1"/>
          <w:lang w:val="en-IE"/>
        </w:rPr>
      </w:pPr>
      <w:bookmarkStart w:id="3" w:name="_Hlk94718013"/>
      <w:r w:rsidRPr="00BF0A23">
        <w:rPr>
          <w:color w:val="000000" w:themeColor="text1"/>
          <w:lang w:val="en-IE"/>
        </w:rPr>
        <w:t>What is the consequence of this variant (what is the amino acid change caused by this variant and the predicted effect, benign or deleterious)?</w:t>
      </w:r>
    </w:p>
    <w:bookmarkEnd w:id="3"/>
    <w:p w14:paraId="1CCAC73C" w14:textId="6FA023BF" w:rsidR="00E70E2E" w:rsidRPr="00D97D5A" w:rsidRDefault="00E70E2E" w:rsidP="00E70E2E">
      <w:pPr>
        <w:pStyle w:val="ListParagraph"/>
        <w:spacing w:before="240"/>
        <w:jc w:val="both"/>
        <w:rPr>
          <w:color w:val="FF0000"/>
          <w:lang w:val="en-IE"/>
        </w:rPr>
      </w:pPr>
      <w:r w:rsidRPr="00AC42E2">
        <w:rPr>
          <w:color w:val="FF0000"/>
          <w:lang w:val="en-IE"/>
        </w:rPr>
        <w:t xml:space="preserve"> </w:t>
      </w:r>
    </w:p>
    <w:p w14:paraId="2A4A13F4" w14:textId="77777777" w:rsidR="00E70E2E" w:rsidRDefault="00E70E2E" w:rsidP="00E70E2E">
      <w:pPr>
        <w:spacing w:before="240"/>
        <w:jc w:val="both"/>
        <w:rPr>
          <w:lang w:val="en-IE"/>
        </w:rPr>
      </w:pPr>
      <w:r w:rsidRPr="0095657A">
        <w:rPr>
          <w:lang w:val="en-IE"/>
        </w:rPr>
        <w:t xml:space="preserve">Let’s recap what you have found out so far. </w:t>
      </w:r>
      <w:r>
        <w:rPr>
          <w:lang w:val="en-IE"/>
        </w:rPr>
        <w:t xml:space="preserve">We have found two variants in high LD with our lead SNP which are located in the coding regions of 2 genes and cause an amino acid change in these genes. You have checked the frequency and the validity of these variants. You also know the location of these genes and what their functions are. </w:t>
      </w:r>
      <w:r w:rsidRPr="0095657A">
        <w:rPr>
          <w:lang w:val="en-IE"/>
        </w:rPr>
        <w:t xml:space="preserve">This has given you a lot of useful information, including an important clue, but you </w:t>
      </w:r>
      <w:r>
        <w:rPr>
          <w:lang w:val="en-IE"/>
        </w:rPr>
        <w:t xml:space="preserve">will have to link this gene to Osteoarthritis. </w:t>
      </w:r>
    </w:p>
    <w:p w14:paraId="76EC323B" w14:textId="77777777" w:rsidR="00E70E2E" w:rsidRDefault="00E70E2E" w:rsidP="00E70E2E">
      <w:pPr>
        <w:spacing w:before="240"/>
        <w:jc w:val="both"/>
        <w:rPr>
          <w:lang w:val="en-IE"/>
        </w:rPr>
      </w:pPr>
      <w:r w:rsidRPr="0095657A">
        <w:rPr>
          <w:lang w:val="en-IE"/>
        </w:rPr>
        <w:t xml:space="preserve">To know more about diseases or traits your gene is involved in, you can also consult the OMIM (Online Mendelian Inheritance in Man) database. You can enter the OMIM database via the ‘Sequence and Links to tools and databases’ table at the UCSC genome browser. </w:t>
      </w:r>
      <w:r>
        <w:rPr>
          <w:lang w:val="en-IE"/>
        </w:rPr>
        <w:t>Or in the Ensemble Browser under “phenotype data” and in the table under Source you will have a link to OMIM</w:t>
      </w:r>
    </w:p>
    <w:p w14:paraId="5E500348" w14:textId="77777777" w:rsidR="00E70E2E" w:rsidRPr="0095657A" w:rsidRDefault="00E70E2E" w:rsidP="00E70E2E">
      <w:pPr>
        <w:spacing w:before="240"/>
        <w:jc w:val="both"/>
        <w:rPr>
          <w:lang w:val="en-IE"/>
        </w:rPr>
      </w:pPr>
      <w:bookmarkStart w:id="4" w:name="_Hlk94718365"/>
      <w:r w:rsidRPr="0095657A">
        <w:rPr>
          <w:lang w:val="en-IE"/>
        </w:rPr>
        <w:t>OMIM contains an historical overview of disease histories and information genes with links to literature.</w:t>
      </w:r>
    </w:p>
    <w:p w14:paraId="3E9AD91E" w14:textId="77777777" w:rsidR="00E70E2E" w:rsidRDefault="00E70E2E" w:rsidP="00E70E2E">
      <w:pPr>
        <w:pStyle w:val="ListParagraph"/>
        <w:numPr>
          <w:ilvl w:val="0"/>
          <w:numId w:val="20"/>
        </w:numPr>
        <w:spacing w:before="240"/>
        <w:jc w:val="both"/>
        <w:rPr>
          <w:lang w:val="en-IE"/>
        </w:rPr>
      </w:pPr>
      <w:r w:rsidRPr="0095657A">
        <w:rPr>
          <w:lang w:val="en-IE"/>
        </w:rPr>
        <w:t>If you go to the OMIM database</w:t>
      </w:r>
      <w:r>
        <w:rPr>
          <w:lang w:val="en-IE"/>
        </w:rPr>
        <w:t xml:space="preserve"> for ART4 and MGP</w:t>
      </w:r>
      <w:r w:rsidRPr="0095657A">
        <w:rPr>
          <w:lang w:val="en-IE"/>
        </w:rPr>
        <w:t>, what is the accession number of the gene?</w:t>
      </w:r>
    </w:p>
    <w:bookmarkEnd w:id="4"/>
    <w:p w14:paraId="6332EA22" w14:textId="6D885A68" w:rsidR="00E70E2E" w:rsidRDefault="00E70E2E" w:rsidP="00E70E2E">
      <w:pPr>
        <w:pStyle w:val="ListParagraph"/>
        <w:spacing w:before="240"/>
        <w:jc w:val="both"/>
        <w:rPr>
          <w:color w:val="FF0000"/>
          <w:lang w:val="en-IE"/>
        </w:rPr>
      </w:pPr>
    </w:p>
    <w:p w14:paraId="23014A15" w14:textId="77777777" w:rsidR="00702EDF" w:rsidRPr="0095657A" w:rsidRDefault="00702EDF" w:rsidP="00E70E2E">
      <w:pPr>
        <w:pStyle w:val="ListParagraph"/>
        <w:spacing w:before="240"/>
        <w:jc w:val="both"/>
        <w:rPr>
          <w:lang w:val="en-IE"/>
        </w:rPr>
      </w:pPr>
    </w:p>
    <w:p w14:paraId="334D0C18" w14:textId="77777777" w:rsidR="00E70E2E" w:rsidRDefault="00E70E2E" w:rsidP="00E70E2E">
      <w:pPr>
        <w:pStyle w:val="ListParagraph"/>
        <w:numPr>
          <w:ilvl w:val="0"/>
          <w:numId w:val="20"/>
        </w:numPr>
        <w:spacing w:before="240"/>
        <w:jc w:val="both"/>
        <w:rPr>
          <w:lang w:val="en-IE"/>
        </w:rPr>
      </w:pPr>
      <w:bookmarkStart w:id="5" w:name="_Hlk94718437"/>
      <w:r w:rsidRPr="0095657A">
        <w:rPr>
          <w:lang w:val="en-IE"/>
        </w:rPr>
        <w:t xml:space="preserve">Is there anything known about diseases or traits your gene is involved in? </w:t>
      </w:r>
    </w:p>
    <w:p w14:paraId="7CD56777" w14:textId="77777777" w:rsidR="00E70E2E" w:rsidRPr="00AD1E29" w:rsidRDefault="00E70E2E" w:rsidP="00E70E2E">
      <w:pPr>
        <w:spacing w:before="240"/>
        <w:jc w:val="both"/>
        <w:rPr>
          <w:lang w:val="en-IE"/>
        </w:rPr>
      </w:pPr>
      <w:bookmarkStart w:id="6" w:name="_Hlk94718497"/>
      <w:bookmarkEnd w:id="5"/>
      <w:r w:rsidRPr="00584177">
        <w:rPr>
          <w:lang w:val="en-IE"/>
        </w:rPr>
        <w:t>You are also interested in what can be learned from model organisms, in particular mice. Go back to the UCSC Gene information page, and in the ‘Sequence and Links to Tools and Databases’ table, you select ‘MGI’. This link will take you to the MGI database. This is the international database resource for the laboratory mouse, providing integrated genomic and biological data to facilitate the study of human health and disease.</w:t>
      </w:r>
    </w:p>
    <w:p w14:paraId="21EF393E" w14:textId="77777777" w:rsidR="00E70E2E" w:rsidRPr="00AD1E29" w:rsidRDefault="00E70E2E" w:rsidP="00E70E2E">
      <w:pPr>
        <w:pStyle w:val="ListParagraph"/>
        <w:numPr>
          <w:ilvl w:val="0"/>
          <w:numId w:val="20"/>
        </w:numPr>
        <w:spacing w:before="240"/>
        <w:jc w:val="both"/>
        <w:rPr>
          <w:lang w:val="en-IE"/>
        </w:rPr>
      </w:pPr>
      <w:r w:rsidRPr="00AD1E29">
        <w:rPr>
          <w:lang w:val="en-IE"/>
        </w:rPr>
        <w:t>What does the abbreviation MGI stand for?</w:t>
      </w:r>
    </w:p>
    <w:p w14:paraId="12BA560B" w14:textId="77777777" w:rsidR="00702EDF" w:rsidRDefault="00702EDF" w:rsidP="00E70E2E">
      <w:pPr>
        <w:spacing w:before="240"/>
        <w:jc w:val="both"/>
        <w:rPr>
          <w:lang w:val="en-IE"/>
        </w:rPr>
      </w:pPr>
    </w:p>
    <w:p w14:paraId="00AC4166" w14:textId="74C3B316" w:rsidR="00E70E2E" w:rsidRPr="00AD1E29" w:rsidRDefault="00E70E2E" w:rsidP="00E70E2E">
      <w:pPr>
        <w:spacing w:before="240"/>
        <w:jc w:val="both"/>
        <w:rPr>
          <w:lang w:val="en-IE"/>
        </w:rPr>
      </w:pPr>
      <w:r w:rsidRPr="00AD1E29">
        <w:rPr>
          <w:lang w:val="en-IE"/>
        </w:rPr>
        <w:t>Search for your gene. Under Genome Features click on your gene symbol (first option) and read through the page you get. Under Mutations, alleles and phenotypes you get information on existing mouse models for your gene.</w:t>
      </w:r>
    </w:p>
    <w:p w14:paraId="6B558C57" w14:textId="77777777" w:rsidR="00E70E2E" w:rsidRPr="00AD1E29" w:rsidRDefault="00E70E2E" w:rsidP="00E70E2E">
      <w:pPr>
        <w:pStyle w:val="ListParagraph"/>
        <w:numPr>
          <w:ilvl w:val="0"/>
          <w:numId w:val="20"/>
        </w:numPr>
        <w:spacing w:before="240"/>
        <w:jc w:val="both"/>
        <w:rPr>
          <w:lang w:val="en-IE"/>
        </w:rPr>
      </w:pPr>
      <w:r w:rsidRPr="00AD1E29">
        <w:rPr>
          <w:lang w:val="en-IE"/>
        </w:rPr>
        <w:t>Is there a knock-o</w:t>
      </w:r>
      <w:r>
        <w:rPr>
          <w:lang w:val="en-IE"/>
        </w:rPr>
        <w:t>ut mouse available for ART4 and MGP</w:t>
      </w:r>
      <w:r w:rsidRPr="00AD1E29">
        <w:rPr>
          <w:lang w:val="en-IE"/>
        </w:rPr>
        <w:t>?</w:t>
      </w:r>
      <w:r>
        <w:rPr>
          <w:lang w:val="en-IE"/>
        </w:rPr>
        <w:t xml:space="preserve"> What phenotypes are seen?</w:t>
      </w:r>
    </w:p>
    <w:p w14:paraId="21237DC9" w14:textId="1183B200" w:rsidR="007D06E6" w:rsidRDefault="007D06E6" w:rsidP="00E70E2E">
      <w:pPr>
        <w:pStyle w:val="ListParagraph"/>
        <w:spacing w:before="240"/>
        <w:jc w:val="both"/>
        <w:rPr>
          <w:color w:val="FF0000"/>
          <w:lang w:val="en-IE"/>
        </w:rPr>
      </w:pPr>
    </w:p>
    <w:p w14:paraId="045060DA" w14:textId="77777777" w:rsidR="00702EDF" w:rsidRDefault="00702EDF" w:rsidP="00E70E2E">
      <w:pPr>
        <w:pStyle w:val="ListParagraph"/>
        <w:spacing w:before="240"/>
        <w:jc w:val="both"/>
        <w:rPr>
          <w:color w:val="FF0000"/>
          <w:lang w:val="en-IE"/>
        </w:rPr>
      </w:pPr>
    </w:p>
    <w:p w14:paraId="535EA203" w14:textId="4BF23228" w:rsidR="007D06E6" w:rsidRDefault="007D06E6" w:rsidP="007D06E6">
      <w:pPr>
        <w:pStyle w:val="ListParagraph"/>
        <w:numPr>
          <w:ilvl w:val="0"/>
          <w:numId w:val="20"/>
        </w:numPr>
        <w:spacing w:before="240"/>
        <w:jc w:val="both"/>
        <w:rPr>
          <w:color w:val="000000" w:themeColor="text1"/>
          <w:lang w:val="en-IE"/>
        </w:rPr>
      </w:pPr>
      <w:r w:rsidRPr="007D06E6">
        <w:rPr>
          <w:color w:val="000000" w:themeColor="text1"/>
          <w:lang w:val="en-IE"/>
        </w:rPr>
        <w:t>Another</w:t>
      </w:r>
      <w:r>
        <w:rPr>
          <w:color w:val="000000" w:themeColor="text1"/>
          <w:lang w:val="en-IE"/>
        </w:rPr>
        <w:t xml:space="preserve"> mouse phenotype website is the International Mouse Phenotyping Consortium (IMPC – </w:t>
      </w:r>
      <w:hyperlink r:id="rId21" w:history="1">
        <w:r w:rsidRPr="002F702C">
          <w:rPr>
            <w:rStyle w:val="Hyperlink"/>
            <w:lang w:val="en-IE"/>
          </w:rPr>
          <w:t>https://www.mousephenotype.org</w:t>
        </w:r>
      </w:hyperlink>
      <w:r>
        <w:rPr>
          <w:color w:val="000000" w:themeColor="text1"/>
          <w:lang w:val="en-IE"/>
        </w:rPr>
        <w:t>). Search for both MGP and ART4 knockouts. What phenotype summary data can you provide?</w:t>
      </w:r>
      <w:r w:rsidR="00436C9A">
        <w:rPr>
          <w:color w:val="000000" w:themeColor="text1"/>
          <w:lang w:val="en-IE"/>
        </w:rPr>
        <w:t xml:space="preserve"> What phenotypes would be of interest (but they aren’t)?</w:t>
      </w:r>
      <w:r w:rsidR="0037643B">
        <w:rPr>
          <w:color w:val="000000" w:themeColor="text1"/>
          <w:lang w:val="en-IE"/>
        </w:rPr>
        <w:t xml:space="preserve"> Is in this case the </w:t>
      </w:r>
      <w:r w:rsidR="00F02767">
        <w:rPr>
          <w:color w:val="000000" w:themeColor="text1"/>
          <w:lang w:val="en-IE"/>
        </w:rPr>
        <w:t>significa</w:t>
      </w:r>
      <w:ins w:id="7" w:author="Costanza Vallerga" w:date="2023-02-08T15:55:00Z">
        <w:r w:rsidR="00584177">
          <w:rPr>
            <w:color w:val="000000" w:themeColor="text1"/>
            <w:lang w:val="en-IE"/>
          </w:rPr>
          <w:t>n</w:t>
        </w:r>
      </w:ins>
      <w:r w:rsidR="00F02767">
        <w:rPr>
          <w:color w:val="000000" w:themeColor="text1"/>
          <w:lang w:val="en-IE"/>
        </w:rPr>
        <w:t>ce cut</w:t>
      </w:r>
      <w:ins w:id="8" w:author="Costanza Vallerga" w:date="2023-02-08T15:55:00Z">
        <w:r w:rsidR="00584177">
          <w:rPr>
            <w:color w:val="000000" w:themeColor="text1"/>
            <w:lang w:val="en-IE"/>
          </w:rPr>
          <w:t>-</w:t>
        </w:r>
      </w:ins>
      <w:r w:rsidR="00F02767">
        <w:rPr>
          <w:color w:val="000000" w:themeColor="text1"/>
          <w:lang w:val="en-IE"/>
        </w:rPr>
        <w:t>off really so important?</w:t>
      </w:r>
    </w:p>
    <w:p w14:paraId="3272BF70" w14:textId="1AA03D2D" w:rsidR="00E70E2E" w:rsidRDefault="00E70E2E" w:rsidP="00E70E2E">
      <w:pPr>
        <w:pStyle w:val="ListParagraph"/>
        <w:spacing w:before="240"/>
        <w:jc w:val="both"/>
        <w:rPr>
          <w:color w:val="FF0000"/>
          <w:lang w:val="en-IE"/>
        </w:rPr>
      </w:pPr>
    </w:p>
    <w:p w14:paraId="1057A0BF" w14:textId="77777777" w:rsidR="00702EDF" w:rsidRDefault="00702EDF" w:rsidP="00E70E2E">
      <w:pPr>
        <w:pStyle w:val="ListParagraph"/>
        <w:spacing w:before="240"/>
        <w:jc w:val="both"/>
        <w:rPr>
          <w:color w:val="FF0000"/>
          <w:lang w:val="en-IE"/>
        </w:rPr>
      </w:pPr>
    </w:p>
    <w:p w14:paraId="772703A6" w14:textId="77777777" w:rsidR="00E70E2E" w:rsidRDefault="00E70E2E" w:rsidP="00E70E2E">
      <w:pPr>
        <w:spacing w:before="240"/>
        <w:jc w:val="both"/>
        <w:rPr>
          <w:color w:val="000000" w:themeColor="text1"/>
          <w:lang w:val="en-IE"/>
        </w:rPr>
      </w:pPr>
      <w:r w:rsidRPr="00305CD0">
        <w:rPr>
          <w:color w:val="000000" w:themeColor="text1"/>
          <w:lang w:val="en-IE"/>
        </w:rPr>
        <w:t xml:space="preserve">Let’s examine the gene expression of our genes and if our lead SNP have an </w:t>
      </w:r>
      <w:proofErr w:type="spellStart"/>
      <w:r w:rsidRPr="00305CD0">
        <w:rPr>
          <w:color w:val="000000" w:themeColor="text1"/>
          <w:lang w:val="en-IE"/>
        </w:rPr>
        <w:t>eQTL</w:t>
      </w:r>
      <w:proofErr w:type="spellEnd"/>
      <w:r w:rsidRPr="00305CD0">
        <w:rPr>
          <w:color w:val="000000" w:themeColor="text1"/>
          <w:lang w:val="en-IE"/>
        </w:rPr>
        <w:t xml:space="preserve"> with one of our genes”</w:t>
      </w:r>
      <w:r>
        <w:rPr>
          <w:color w:val="000000" w:themeColor="text1"/>
          <w:lang w:val="en-IE"/>
        </w:rPr>
        <w:t xml:space="preserve">. For this we will use the </w:t>
      </w:r>
      <w:proofErr w:type="spellStart"/>
      <w:r>
        <w:rPr>
          <w:color w:val="000000" w:themeColor="text1"/>
          <w:lang w:val="en-IE"/>
        </w:rPr>
        <w:t>GTeX</w:t>
      </w:r>
      <w:proofErr w:type="spellEnd"/>
      <w:r>
        <w:rPr>
          <w:color w:val="000000" w:themeColor="text1"/>
          <w:lang w:val="en-IE"/>
        </w:rPr>
        <w:t xml:space="preserve"> portal. </w:t>
      </w:r>
    </w:p>
    <w:p w14:paraId="2EC400F3" w14:textId="77777777" w:rsidR="00E70E2E" w:rsidRDefault="00E70E2E" w:rsidP="00E70E2E">
      <w:pPr>
        <w:pStyle w:val="ListParagraph"/>
        <w:numPr>
          <w:ilvl w:val="0"/>
          <w:numId w:val="25"/>
        </w:numPr>
        <w:spacing w:before="240"/>
        <w:jc w:val="both"/>
        <w:rPr>
          <w:lang w:val="en-IE"/>
        </w:rPr>
      </w:pPr>
      <w:r>
        <w:rPr>
          <w:lang w:val="en-IE"/>
        </w:rPr>
        <w:t xml:space="preserve">Go to </w:t>
      </w:r>
      <w:proofErr w:type="spellStart"/>
      <w:r>
        <w:rPr>
          <w:lang w:val="en-IE"/>
        </w:rPr>
        <w:t>GTeX</w:t>
      </w:r>
      <w:proofErr w:type="spellEnd"/>
      <w:r>
        <w:rPr>
          <w:lang w:val="en-IE"/>
        </w:rPr>
        <w:t xml:space="preserve"> - </w:t>
      </w:r>
      <w:hyperlink r:id="rId22" w:history="1">
        <w:r w:rsidRPr="00A75DA3">
          <w:rPr>
            <w:rStyle w:val="Hyperlink"/>
            <w:lang w:val="en-IE"/>
          </w:rPr>
          <w:t>https://gtexportal.org/home/</w:t>
        </w:r>
      </w:hyperlink>
      <w:r>
        <w:rPr>
          <w:lang w:val="en-IE"/>
        </w:rPr>
        <w:t xml:space="preserve"> </w:t>
      </w:r>
    </w:p>
    <w:p w14:paraId="306537AE" w14:textId="77777777" w:rsidR="00E70E2E" w:rsidRPr="00305CD0" w:rsidRDefault="00E70E2E" w:rsidP="00E70E2E">
      <w:pPr>
        <w:pStyle w:val="ListParagraph"/>
        <w:numPr>
          <w:ilvl w:val="0"/>
          <w:numId w:val="25"/>
        </w:numPr>
        <w:spacing w:before="240"/>
        <w:jc w:val="both"/>
        <w:rPr>
          <w:lang w:val="en-IE"/>
        </w:rPr>
      </w:pPr>
      <w:proofErr w:type="spellStart"/>
      <w:r>
        <w:rPr>
          <w:lang w:val="en-IE"/>
        </w:rPr>
        <w:t>Seach</w:t>
      </w:r>
      <w:proofErr w:type="spellEnd"/>
      <w:r>
        <w:rPr>
          <w:lang w:val="en-IE"/>
        </w:rPr>
        <w:t xml:space="preserve"> for our genes: </w:t>
      </w:r>
      <w:r>
        <w:rPr>
          <w:i/>
          <w:iCs/>
          <w:lang w:val="en-IE"/>
        </w:rPr>
        <w:t>MGP, ERP27 and ART4</w:t>
      </w:r>
    </w:p>
    <w:p w14:paraId="3615DA0A" w14:textId="77777777" w:rsidR="00E70E2E" w:rsidRDefault="00E70E2E" w:rsidP="00E70E2E">
      <w:pPr>
        <w:spacing w:before="240"/>
        <w:jc w:val="both"/>
        <w:rPr>
          <w:lang w:val="en-IE"/>
        </w:rPr>
      </w:pPr>
    </w:p>
    <w:p w14:paraId="7F5A8493" w14:textId="77777777" w:rsidR="00E70E2E" w:rsidRDefault="00E70E2E" w:rsidP="00E70E2E">
      <w:pPr>
        <w:pStyle w:val="ListParagraph"/>
        <w:numPr>
          <w:ilvl w:val="0"/>
          <w:numId w:val="20"/>
        </w:numPr>
        <w:spacing w:before="240"/>
        <w:jc w:val="both"/>
        <w:rPr>
          <w:lang w:val="en-IE"/>
        </w:rPr>
      </w:pPr>
      <w:r>
        <w:rPr>
          <w:lang w:val="en-IE"/>
        </w:rPr>
        <w:t xml:space="preserve">In which tissues are the genes expressed? </w:t>
      </w:r>
    </w:p>
    <w:p w14:paraId="4E9CFE87" w14:textId="7A21FAF4" w:rsidR="00E70E2E" w:rsidRDefault="00E70E2E" w:rsidP="00E70E2E">
      <w:pPr>
        <w:pStyle w:val="ListParagraph"/>
        <w:spacing w:before="240"/>
        <w:jc w:val="both"/>
        <w:rPr>
          <w:color w:val="FF0000"/>
          <w:lang w:val="en-IE"/>
        </w:rPr>
      </w:pPr>
    </w:p>
    <w:p w14:paraId="77DD5615" w14:textId="77777777" w:rsidR="00E70E2E" w:rsidRDefault="00E70E2E" w:rsidP="00E70E2E">
      <w:pPr>
        <w:pStyle w:val="ListParagraph"/>
        <w:spacing w:before="240"/>
        <w:jc w:val="both"/>
        <w:rPr>
          <w:color w:val="FF0000"/>
          <w:lang w:val="en-IE"/>
        </w:rPr>
      </w:pPr>
    </w:p>
    <w:p w14:paraId="013C6A0E" w14:textId="77777777" w:rsidR="00E70E2E" w:rsidRPr="00305CD0" w:rsidRDefault="00E70E2E" w:rsidP="00E70E2E">
      <w:pPr>
        <w:pStyle w:val="ListParagraph"/>
        <w:numPr>
          <w:ilvl w:val="0"/>
          <w:numId w:val="25"/>
        </w:numPr>
        <w:spacing w:before="240"/>
        <w:jc w:val="both"/>
        <w:rPr>
          <w:lang w:val="en-IE"/>
        </w:rPr>
      </w:pPr>
      <w:proofErr w:type="spellStart"/>
      <w:r>
        <w:rPr>
          <w:lang w:val="en-IE"/>
        </w:rPr>
        <w:t>Seach</w:t>
      </w:r>
      <w:proofErr w:type="spellEnd"/>
      <w:r>
        <w:rPr>
          <w:lang w:val="en-IE"/>
        </w:rPr>
        <w:t xml:space="preserve"> for</w:t>
      </w:r>
      <w:r w:rsidRPr="00673F63">
        <w:rPr>
          <w:lang w:val="en-GB"/>
        </w:rPr>
        <w:t xml:space="preserve"> </w:t>
      </w:r>
      <w:r w:rsidRPr="00673F63">
        <w:rPr>
          <w:b/>
          <w:bCs/>
          <w:lang w:val="en-IE"/>
        </w:rPr>
        <w:t>rs4764133</w:t>
      </w:r>
      <w:r>
        <w:rPr>
          <w:b/>
          <w:bCs/>
          <w:lang w:val="en-IE"/>
        </w:rPr>
        <w:t xml:space="preserve"> </w:t>
      </w:r>
      <w:r>
        <w:rPr>
          <w:lang w:val="en-IE"/>
        </w:rPr>
        <w:t>(enter this into the search bar)</w:t>
      </w:r>
    </w:p>
    <w:p w14:paraId="05BD4978" w14:textId="77777777" w:rsidR="00E70E2E" w:rsidRDefault="00E70E2E" w:rsidP="00E70E2E">
      <w:pPr>
        <w:pStyle w:val="ListParagraph"/>
        <w:spacing w:before="240"/>
        <w:jc w:val="both"/>
        <w:rPr>
          <w:color w:val="FF0000"/>
          <w:lang w:val="en-IE"/>
        </w:rPr>
      </w:pPr>
    </w:p>
    <w:p w14:paraId="49B844C8" w14:textId="77777777" w:rsidR="00E70E2E" w:rsidRDefault="00E70E2E" w:rsidP="00E70E2E">
      <w:pPr>
        <w:pStyle w:val="ListParagraph"/>
        <w:numPr>
          <w:ilvl w:val="0"/>
          <w:numId w:val="20"/>
        </w:numPr>
        <w:spacing w:before="240"/>
        <w:jc w:val="both"/>
        <w:rPr>
          <w:color w:val="000000" w:themeColor="text1"/>
          <w:lang w:val="en-IE"/>
        </w:rPr>
      </w:pPr>
      <w:r w:rsidRPr="00673F63">
        <w:rPr>
          <w:color w:val="000000" w:themeColor="text1"/>
          <w:lang w:val="en-IE"/>
        </w:rPr>
        <w:t xml:space="preserve">What kind of </w:t>
      </w:r>
      <w:proofErr w:type="spellStart"/>
      <w:r w:rsidRPr="00673F63">
        <w:rPr>
          <w:color w:val="000000" w:themeColor="text1"/>
          <w:lang w:val="en-IE"/>
        </w:rPr>
        <w:t>eQTL</w:t>
      </w:r>
      <w:proofErr w:type="spellEnd"/>
      <w:r w:rsidRPr="00673F63">
        <w:rPr>
          <w:color w:val="000000" w:themeColor="text1"/>
          <w:lang w:val="en-IE"/>
        </w:rPr>
        <w:t xml:space="preserve"> can be found for our lead SNP? </w:t>
      </w:r>
    </w:p>
    <w:p w14:paraId="3D3376DE" w14:textId="7F126B62" w:rsidR="00E70E2E" w:rsidRPr="00673F63" w:rsidRDefault="00E70E2E" w:rsidP="00E70E2E">
      <w:pPr>
        <w:pStyle w:val="ListParagraph"/>
        <w:spacing w:before="240"/>
        <w:jc w:val="both"/>
        <w:rPr>
          <w:color w:val="FF0000"/>
          <w:lang w:val="en-IE"/>
        </w:rPr>
      </w:pPr>
    </w:p>
    <w:p w14:paraId="7A6404CD" w14:textId="77777777" w:rsidR="00E70E2E" w:rsidRDefault="00E70E2E" w:rsidP="00E70E2E">
      <w:pPr>
        <w:pStyle w:val="ListParagraph"/>
        <w:spacing w:before="240"/>
        <w:jc w:val="both"/>
        <w:rPr>
          <w:color w:val="000000" w:themeColor="text1"/>
          <w:lang w:val="en-IE"/>
        </w:rPr>
      </w:pPr>
    </w:p>
    <w:p w14:paraId="6A192AB9" w14:textId="109E5192" w:rsidR="00E70E2E" w:rsidRDefault="00E70E2E" w:rsidP="00E70E2E">
      <w:pPr>
        <w:pStyle w:val="ListParagraph"/>
        <w:numPr>
          <w:ilvl w:val="0"/>
          <w:numId w:val="20"/>
        </w:numPr>
        <w:spacing w:before="240"/>
        <w:jc w:val="both"/>
        <w:rPr>
          <w:color w:val="000000" w:themeColor="text1"/>
          <w:lang w:val="en-IE"/>
        </w:rPr>
      </w:pPr>
      <w:r>
        <w:rPr>
          <w:color w:val="000000" w:themeColor="text1"/>
          <w:lang w:val="en-IE"/>
        </w:rPr>
        <w:t>Are th</w:t>
      </w:r>
      <w:r w:rsidR="005A78FA">
        <w:rPr>
          <w:color w:val="000000" w:themeColor="text1"/>
          <w:lang w:val="en-IE"/>
        </w:rPr>
        <w:t>es</w:t>
      </w:r>
      <w:r>
        <w:rPr>
          <w:color w:val="000000" w:themeColor="text1"/>
          <w:lang w:val="en-IE"/>
        </w:rPr>
        <w:t xml:space="preserve">e </w:t>
      </w:r>
      <w:proofErr w:type="spellStart"/>
      <w:r>
        <w:rPr>
          <w:color w:val="000000" w:themeColor="text1"/>
          <w:lang w:val="en-IE"/>
        </w:rPr>
        <w:t>eQTL</w:t>
      </w:r>
      <w:proofErr w:type="spellEnd"/>
      <w:r>
        <w:rPr>
          <w:color w:val="000000" w:themeColor="text1"/>
          <w:lang w:val="en-IE"/>
        </w:rPr>
        <w:t xml:space="preserve">(s) important four our GWAS results? why or why not? </w:t>
      </w:r>
    </w:p>
    <w:p w14:paraId="6288FDF5" w14:textId="04460144" w:rsidR="00E70E2E" w:rsidRPr="008C44DD" w:rsidRDefault="00E70E2E" w:rsidP="00E70E2E">
      <w:pPr>
        <w:pStyle w:val="ListParagraph"/>
        <w:spacing w:before="240"/>
        <w:jc w:val="both"/>
        <w:rPr>
          <w:color w:val="FF0000"/>
          <w:lang w:val="en-IE"/>
        </w:rPr>
      </w:pPr>
    </w:p>
    <w:p w14:paraId="3C83786B" w14:textId="77777777" w:rsidR="00E70E2E" w:rsidRPr="004753AA" w:rsidRDefault="00E70E2E" w:rsidP="00E70E2E">
      <w:pPr>
        <w:pStyle w:val="ListParagraph"/>
        <w:spacing w:before="240"/>
        <w:jc w:val="both"/>
        <w:rPr>
          <w:color w:val="FF0000"/>
          <w:lang w:val="en-IE"/>
        </w:rPr>
      </w:pPr>
    </w:p>
    <w:p w14:paraId="1AAF879A" w14:textId="77777777" w:rsidR="00E70E2E" w:rsidRPr="00AD1E29" w:rsidRDefault="00E70E2E" w:rsidP="00E70E2E">
      <w:pPr>
        <w:pStyle w:val="ListParagraph"/>
        <w:numPr>
          <w:ilvl w:val="0"/>
          <w:numId w:val="25"/>
        </w:numPr>
        <w:spacing w:before="240"/>
        <w:jc w:val="both"/>
        <w:rPr>
          <w:lang w:val="en-IE"/>
        </w:rPr>
      </w:pPr>
      <w:r>
        <w:rPr>
          <w:lang w:val="en-IE"/>
        </w:rPr>
        <w:t xml:space="preserve">Go Back to FUMA to the “Results” tab  </w:t>
      </w:r>
    </w:p>
    <w:p w14:paraId="5AF1D38B" w14:textId="77777777" w:rsidR="00E70E2E" w:rsidRPr="000F4EC8" w:rsidRDefault="00E70E2E" w:rsidP="00E70E2E">
      <w:pPr>
        <w:spacing w:before="240"/>
        <w:jc w:val="both"/>
        <w:rPr>
          <w:lang w:val="en-IE"/>
        </w:rPr>
      </w:pPr>
      <w:r w:rsidRPr="000F4EC8">
        <w:rPr>
          <w:lang w:val="en-IE"/>
        </w:rPr>
        <w:t>After looking into these different databases it is time to answer the most important question yet:</w:t>
      </w:r>
    </w:p>
    <w:p w14:paraId="0A4D68F8" w14:textId="77777777" w:rsidR="00E70E2E" w:rsidRPr="000F4EC8" w:rsidRDefault="00E70E2E" w:rsidP="00E70E2E">
      <w:pPr>
        <w:pStyle w:val="ListParagraph"/>
        <w:numPr>
          <w:ilvl w:val="0"/>
          <w:numId w:val="20"/>
        </w:numPr>
        <w:spacing w:before="240"/>
        <w:jc w:val="both"/>
        <w:rPr>
          <w:lang w:val="en-IE"/>
        </w:rPr>
      </w:pPr>
      <w:r>
        <w:rPr>
          <w:lang w:val="en-IE"/>
        </w:rPr>
        <w:t>Which of the researched genes a plausible gene for affecting Hand Osteoarthritis and why</w:t>
      </w:r>
      <w:r w:rsidRPr="000F4EC8">
        <w:rPr>
          <w:lang w:val="en-IE"/>
        </w:rPr>
        <w:t>?</w:t>
      </w:r>
    </w:p>
    <w:p w14:paraId="56C0B408" w14:textId="28F24E28" w:rsidR="00E70E2E" w:rsidRPr="004753AA" w:rsidRDefault="00E70E2E" w:rsidP="00E70E2E">
      <w:pPr>
        <w:pStyle w:val="ListParagraph"/>
        <w:spacing w:before="240"/>
        <w:jc w:val="both"/>
        <w:rPr>
          <w:color w:val="FF0000"/>
          <w:lang w:val="en-IE"/>
        </w:rPr>
      </w:pPr>
    </w:p>
    <w:p w14:paraId="39C76AC0" w14:textId="7E42C1AD" w:rsidR="00E70E2E" w:rsidRDefault="00E70E2E" w:rsidP="00E70E2E">
      <w:pPr>
        <w:rPr>
          <w:lang w:val="en-IE"/>
        </w:rPr>
      </w:pPr>
      <w:r w:rsidRPr="000F4EC8">
        <w:rPr>
          <w:lang w:val="en-IE"/>
        </w:rPr>
        <w:t>This is the end of Part I of the pract</w:t>
      </w:r>
      <w:r>
        <w:rPr>
          <w:lang w:val="en-IE"/>
        </w:rPr>
        <w:t xml:space="preserve">ical. </w:t>
      </w:r>
      <w:r w:rsidRPr="000F4EC8">
        <w:rPr>
          <w:lang w:val="en-IE"/>
        </w:rPr>
        <w:t xml:space="preserve">The above example is real, </w:t>
      </w:r>
      <w:r>
        <w:rPr>
          <w:lang w:val="en-IE"/>
        </w:rPr>
        <w:t>and published (</w:t>
      </w:r>
      <w:hyperlink r:id="rId23" w:history="1">
        <w:r w:rsidRPr="007C3416">
          <w:rPr>
            <w:rStyle w:val="Hyperlink"/>
            <w:lang w:val="en-IE"/>
          </w:rPr>
          <w:t>https://ard.bmj.com/content/76/12/2046</w:t>
        </w:r>
      </w:hyperlink>
      <w:r>
        <w:rPr>
          <w:lang w:val="en-IE"/>
        </w:rPr>
        <w:t xml:space="preserve">) </w:t>
      </w:r>
      <w:r w:rsidRPr="000F4EC8">
        <w:rPr>
          <w:lang w:val="en-IE"/>
        </w:rPr>
        <w:t xml:space="preserve"> but do note that the chance of finding a hit in a coded region with such an obvious effect on the gene is highly unusual. Most variants are not located in coding sequence. In Part II of this practical you will learn how you can still get more information on this locus by using a different real-life example.</w:t>
      </w:r>
    </w:p>
    <w:p w14:paraId="10C8B15E" w14:textId="2540A543" w:rsidR="000071E4" w:rsidRPr="000F4EC8" w:rsidRDefault="00352518" w:rsidP="00E70E2E">
      <w:pPr>
        <w:rPr>
          <w:lang w:val="en-IE"/>
        </w:rPr>
      </w:pPr>
      <w:r>
        <w:rPr>
          <w:lang w:val="en-IE"/>
        </w:rPr>
        <w:t xml:space="preserve">The field </w:t>
      </w:r>
      <w:r w:rsidR="00B81414">
        <w:rPr>
          <w:lang w:val="en-IE"/>
        </w:rPr>
        <w:t>is focusing more and more into single large databases, where not only is data aggregated, but also additionally tested</w:t>
      </w:r>
      <w:r w:rsidR="007B349F">
        <w:rPr>
          <w:lang w:val="en-IE"/>
        </w:rPr>
        <w:t xml:space="preserve">, thus streamlining </w:t>
      </w:r>
      <w:r w:rsidR="007B349F" w:rsidRPr="00E1508A">
        <w:rPr>
          <w:i/>
          <w:iCs/>
          <w:lang w:val="en-IE"/>
        </w:rPr>
        <w:t>in silico</w:t>
      </w:r>
      <w:r w:rsidR="007B349F">
        <w:rPr>
          <w:lang w:val="en-IE"/>
        </w:rPr>
        <w:t xml:space="preserve"> methods </w:t>
      </w:r>
      <w:r w:rsidR="001F5192">
        <w:rPr>
          <w:lang w:val="en-IE"/>
        </w:rPr>
        <w:t xml:space="preserve">to be tested </w:t>
      </w:r>
      <w:r w:rsidR="00AB010A" w:rsidRPr="00E1508A">
        <w:rPr>
          <w:i/>
          <w:iCs/>
          <w:lang w:val="en-IE"/>
        </w:rPr>
        <w:t>in vitro/in vivo</w:t>
      </w:r>
      <w:r w:rsidR="00AB010A">
        <w:rPr>
          <w:lang w:val="en-IE"/>
        </w:rPr>
        <w:t>.</w:t>
      </w:r>
    </w:p>
    <w:bookmarkEnd w:id="6"/>
    <w:p w14:paraId="449A2AE2" w14:textId="0E50934E" w:rsidR="001A1FDC" w:rsidRDefault="0089737E" w:rsidP="007B6851">
      <w:pPr>
        <w:pStyle w:val="NoSpacing"/>
        <w:tabs>
          <w:tab w:val="left" w:pos="2029"/>
        </w:tabs>
        <w:rPr>
          <w:lang w:val="en-IE"/>
        </w:rPr>
      </w:pPr>
      <w:r>
        <w:rPr>
          <w:lang w:val="en-IE"/>
        </w:rPr>
        <w:t>One of such portals is the “Musculoskeletal Knowledge Portal”</w:t>
      </w:r>
      <w:r w:rsidR="009D6274">
        <w:rPr>
          <w:lang w:val="en-IE"/>
        </w:rPr>
        <w:t xml:space="preserve">, aggregating data on musculoskeletal genomics. </w:t>
      </w:r>
    </w:p>
    <w:p w14:paraId="442FBD06" w14:textId="0C250C6F" w:rsidR="00563C57" w:rsidRDefault="00563C57" w:rsidP="007B6851">
      <w:pPr>
        <w:pStyle w:val="NoSpacing"/>
        <w:tabs>
          <w:tab w:val="left" w:pos="2029"/>
        </w:tabs>
        <w:rPr>
          <w:lang w:val="en-IE"/>
        </w:rPr>
      </w:pPr>
    </w:p>
    <w:p w14:paraId="045AA67D" w14:textId="7B5148C1" w:rsidR="00563C57" w:rsidRPr="000937A2" w:rsidRDefault="00563C57" w:rsidP="0019733A">
      <w:pPr>
        <w:pStyle w:val="NoSpacing"/>
        <w:numPr>
          <w:ilvl w:val="0"/>
          <w:numId w:val="20"/>
        </w:numPr>
        <w:tabs>
          <w:tab w:val="left" w:pos="2029"/>
        </w:tabs>
        <w:rPr>
          <w:lang w:val="en-GB"/>
        </w:rPr>
      </w:pPr>
      <w:r>
        <w:rPr>
          <w:lang w:val="en-IE"/>
        </w:rPr>
        <w:lastRenderedPageBreak/>
        <w:t xml:space="preserve">Go to </w:t>
      </w:r>
      <w:hyperlink r:id="rId24" w:history="1">
        <w:r w:rsidR="00BF0A23" w:rsidRPr="002F4F13">
          <w:rPr>
            <w:rStyle w:val="Hyperlink"/>
            <w:lang w:val="en-IE"/>
          </w:rPr>
          <w:t>https://msk.hugeamp.org</w:t>
        </w:r>
      </w:hyperlink>
      <w:r w:rsidR="00BF0A23">
        <w:rPr>
          <w:lang w:val="en-IE"/>
        </w:rPr>
        <w:t xml:space="preserve"> </w:t>
      </w:r>
      <w:r w:rsidR="00BF0A23" w:rsidRPr="00BF0A23">
        <w:rPr>
          <w:lang w:val="en-IE"/>
        </w:rPr>
        <w:t xml:space="preserve"> </w:t>
      </w:r>
      <w:r>
        <w:rPr>
          <w:lang w:val="en-IE"/>
        </w:rPr>
        <w:t>and type in MGP.</w:t>
      </w:r>
      <w:r w:rsidR="00F10015">
        <w:rPr>
          <w:lang w:val="en-IE"/>
        </w:rPr>
        <w:t xml:space="preserve"> Which traits had a variant </w:t>
      </w:r>
      <w:r w:rsidR="00FD49C2">
        <w:rPr>
          <w:lang w:val="en-IE"/>
        </w:rPr>
        <w:t xml:space="preserve">within this gene </w:t>
      </w:r>
      <w:r w:rsidR="00553D8E">
        <w:rPr>
          <w:lang w:val="en-IE"/>
        </w:rPr>
        <w:t xml:space="preserve">significantly </w:t>
      </w:r>
      <w:r w:rsidR="00FD49C2">
        <w:rPr>
          <w:lang w:val="en-IE"/>
        </w:rPr>
        <w:t>associated</w:t>
      </w:r>
      <w:r w:rsidR="00553D8E">
        <w:rPr>
          <w:lang w:val="en-IE"/>
        </w:rPr>
        <w:t>.</w:t>
      </w:r>
    </w:p>
    <w:p w14:paraId="50A0C771" w14:textId="335C7808" w:rsidR="000937A2" w:rsidRPr="0005718E" w:rsidRDefault="000937A2" w:rsidP="000937A2">
      <w:pPr>
        <w:pStyle w:val="NoSpacing"/>
        <w:tabs>
          <w:tab w:val="left" w:pos="2029"/>
        </w:tabs>
        <w:ind w:left="720"/>
        <w:rPr>
          <w:color w:val="FF0000"/>
          <w:lang w:val="en-IE"/>
        </w:rPr>
      </w:pPr>
      <w:r w:rsidRPr="0005718E">
        <w:rPr>
          <w:color w:val="FF0000"/>
          <w:lang w:val="en-IE"/>
        </w:rPr>
        <w:t xml:space="preserve"> </w:t>
      </w:r>
    </w:p>
    <w:p w14:paraId="00361C52" w14:textId="36E935C7" w:rsidR="00726AE0" w:rsidRDefault="00726AE0" w:rsidP="000937A2">
      <w:pPr>
        <w:pStyle w:val="NoSpacing"/>
        <w:tabs>
          <w:tab w:val="left" w:pos="2029"/>
        </w:tabs>
        <w:ind w:left="720"/>
        <w:rPr>
          <w:lang w:val="en-IE"/>
        </w:rPr>
      </w:pPr>
    </w:p>
    <w:p w14:paraId="2BC0F1C8" w14:textId="29F5811F" w:rsidR="00726AE0" w:rsidRDefault="00726AE0" w:rsidP="00726AE0">
      <w:pPr>
        <w:pStyle w:val="NoSpacing"/>
        <w:numPr>
          <w:ilvl w:val="0"/>
          <w:numId w:val="20"/>
        </w:numPr>
        <w:tabs>
          <w:tab w:val="left" w:pos="2029"/>
        </w:tabs>
        <w:rPr>
          <w:lang w:val="en-GB"/>
        </w:rPr>
      </w:pPr>
      <w:r>
        <w:rPr>
          <w:lang w:val="en-GB"/>
        </w:rPr>
        <w:t>Given information you found top, do they make sense?</w:t>
      </w:r>
      <w:r w:rsidR="001D7730">
        <w:rPr>
          <w:lang w:val="en-GB"/>
        </w:rPr>
        <w:t xml:space="preserve"> How can you explain serum creatinine levels?</w:t>
      </w:r>
    </w:p>
    <w:p w14:paraId="77E2B21F" w14:textId="6E54FD04" w:rsidR="00726AE0" w:rsidRPr="00B27926" w:rsidRDefault="00726AE0" w:rsidP="00726AE0">
      <w:pPr>
        <w:pStyle w:val="NoSpacing"/>
        <w:tabs>
          <w:tab w:val="left" w:pos="2029"/>
        </w:tabs>
        <w:ind w:left="720"/>
        <w:rPr>
          <w:color w:val="FF0000"/>
          <w:lang w:val="en-GB"/>
        </w:rPr>
      </w:pPr>
    </w:p>
    <w:p w14:paraId="042C9B2D" w14:textId="3E49BB81" w:rsidR="00921D2F" w:rsidRDefault="00921D2F" w:rsidP="00726AE0">
      <w:pPr>
        <w:pStyle w:val="NoSpacing"/>
        <w:tabs>
          <w:tab w:val="left" w:pos="2029"/>
        </w:tabs>
        <w:ind w:left="720"/>
        <w:rPr>
          <w:lang w:val="en-GB"/>
        </w:rPr>
      </w:pPr>
    </w:p>
    <w:p w14:paraId="2DAB1982" w14:textId="06E45CBD" w:rsidR="00921D2F" w:rsidRDefault="00921D2F" w:rsidP="00921D2F">
      <w:pPr>
        <w:pStyle w:val="NoSpacing"/>
        <w:numPr>
          <w:ilvl w:val="0"/>
          <w:numId w:val="20"/>
        </w:numPr>
        <w:tabs>
          <w:tab w:val="left" w:pos="2029"/>
        </w:tabs>
        <w:rPr>
          <w:lang w:val="en-GB"/>
        </w:rPr>
      </w:pPr>
      <w:r>
        <w:rPr>
          <w:lang w:val="en-GB"/>
        </w:rPr>
        <w:t>It will be easier to explore serum creatinine levels directly at the publication. Highlight the “</w:t>
      </w:r>
      <w:proofErr w:type="spellStart"/>
      <w:r>
        <w:rPr>
          <w:lang w:val="en-GB"/>
        </w:rPr>
        <w:t>eGFR-creat</w:t>
      </w:r>
      <w:proofErr w:type="spellEnd"/>
      <w:r>
        <w:rPr>
          <w:lang w:val="en-GB"/>
        </w:rPr>
        <w:t xml:space="preserve"> (serum creatinine)” and click on the “Go to phenotype page”</w:t>
      </w:r>
    </w:p>
    <w:p w14:paraId="01C6853F" w14:textId="1A6D1125" w:rsidR="00921D2F" w:rsidRDefault="00672DB9" w:rsidP="00921D2F">
      <w:pPr>
        <w:pStyle w:val="NoSpacing"/>
        <w:tabs>
          <w:tab w:val="left" w:pos="2029"/>
        </w:tabs>
        <w:ind w:left="720"/>
        <w:rPr>
          <w:lang w:val="en-GB"/>
        </w:rPr>
      </w:pPr>
      <w:r>
        <w:rPr>
          <w:noProof/>
          <w:lang w:val="en-US" w:eastAsia="zh-CN"/>
        </w:rPr>
        <w:drawing>
          <wp:inline distT="0" distB="0" distL="0" distR="0" wp14:anchorId="698ABF97" wp14:editId="059AB060">
            <wp:extent cx="5760720" cy="97980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760720" cy="979805"/>
                    </a:xfrm>
                    <a:prstGeom prst="rect">
                      <a:avLst/>
                    </a:prstGeom>
                  </pic:spPr>
                </pic:pic>
              </a:graphicData>
            </a:graphic>
          </wp:inline>
        </w:drawing>
      </w:r>
    </w:p>
    <w:p w14:paraId="653769BE" w14:textId="33A93651" w:rsidR="00672DB9" w:rsidRDefault="00161863" w:rsidP="00921D2F">
      <w:pPr>
        <w:pStyle w:val="NoSpacing"/>
        <w:tabs>
          <w:tab w:val="left" w:pos="2029"/>
        </w:tabs>
        <w:ind w:left="720"/>
        <w:rPr>
          <w:lang w:val="en-GB"/>
        </w:rPr>
      </w:pPr>
      <w:r>
        <w:rPr>
          <w:lang w:val="en-GB"/>
        </w:rPr>
        <w:t>Scroll down the page and find the dataset with the largest sample size. What is the study name, what is the sample size and what ancestry was included in the study?</w:t>
      </w:r>
    </w:p>
    <w:p w14:paraId="142DAF00" w14:textId="4D7B7432" w:rsidR="00BF0A23" w:rsidRDefault="00BF0A23" w:rsidP="00BF0A23">
      <w:pPr>
        <w:pStyle w:val="NoSpacing"/>
        <w:tabs>
          <w:tab w:val="left" w:pos="2029"/>
        </w:tabs>
        <w:ind w:left="720"/>
        <w:rPr>
          <w:color w:val="FF0000"/>
          <w:lang w:val="en-GB"/>
        </w:rPr>
      </w:pPr>
    </w:p>
    <w:p w14:paraId="142571D1" w14:textId="77777777" w:rsidR="007B1EA0" w:rsidRDefault="007B1EA0" w:rsidP="00BF0A23">
      <w:pPr>
        <w:pStyle w:val="NoSpacing"/>
        <w:tabs>
          <w:tab w:val="left" w:pos="2029"/>
        </w:tabs>
        <w:ind w:left="720"/>
        <w:rPr>
          <w:color w:val="FF0000"/>
          <w:lang w:val="en-GB"/>
        </w:rPr>
      </w:pPr>
    </w:p>
    <w:p w14:paraId="1F0CD65B" w14:textId="01B9116E" w:rsidR="00E3575C" w:rsidRPr="00BF0A23" w:rsidRDefault="00BF0A23" w:rsidP="00BF0A23">
      <w:pPr>
        <w:pStyle w:val="NoSpacing"/>
        <w:numPr>
          <w:ilvl w:val="0"/>
          <w:numId w:val="20"/>
        </w:numPr>
        <w:tabs>
          <w:tab w:val="left" w:pos="2029"/>
        </w:tabs>
        <w:rPr>
          <w:color w:val="FF0000"/>
          <w:lang w:val="en-GB"/>
        </w:rPr>
      </w:pPr>
      <w:r>
        <w:rPr>
          <w:color w:val="000000" w:themeColor="text1"/>
          <w:lang w:val="en-GB"/>
        </w:rPr>
        <w:t xml:space="preserve">Find the </w:t>
      </w:r>
      <w:proofErr w:type="spellStart"/>
      <w:r w:rsidRPr="00BF0A23">
        <w:rPr>
          <w:color w:val="000000" w:themeColor="text1"/>
          <w:lang w:val="en-GB"/>
        </w:rPr>
        <w:t>CKDGen</w:t>
      </w:r>
      <w:proofErr w:type="spellEnd"/>
      <w:r>
        <w:rPr>
          <w:color w:val="000000" w:themeColor="text1"/>
          <w:lang w:val="en-GB"/>
        </w:rPr>
        <w:t xml:space="preserve"> Study</w:t>
      </w:r>
      <w:r w:rsidRPr="00BF0A23">
        <w:rPr>
          <w:color w:val="000000" w:themeColor="text1"/>
          <w:lang w:val="en-GB"/>
        </w:rPr>
        <w:t>.</w:t>
      </w:r>
      <w:r>
        <w:rPr>
          <w:color w:val="000000" w:themeColor="text1"/>
          <w:lang w:val="en-GB"/>
        </w:rPr>
        <w:t xml:space="preserve"> </w:t>
      </w:r>
      <w:r w:rsidR="00E210E5" w:rsidRPr="00C01F79">
        <w:rPr>
          <w:color w:val="000000" w:themeColor="text1"/>
          <w:lang w:val="en-GB"/>
        </w:rPr>
        <w:t xml:space="preserve">Can you find </w:t>
      </w:r>
      <w:r w:rsidR="00E3575C" w:rsidRPr="00C01F79">
        <w:rPr>
          <w:color w:val="000000" w:themeColor="text1"/>
          <w:lang w:val="en-GB"/>
        </w:rPr>
        <w:t>more about the study? What is the article name, first author and which phenotypes were measured?</w:t>
      </w:r>
    </w:p>
    <w:p w14:paraId="71B0A431" w14:textId="0411D41F" w:rsidR="00E3575C" w:rsidRDefault="00E3575C" w:rsidP="00E3575C">
      <w:pPr>
        <w:pStyle w:val="NoSpacing"/>
        <w:tabs>
          <w:tab w:val="left" w:pos="2029"/>
        </w:tabs>
        <w:ind w:left="720"/>
        <w:rPr>
          <w:color w:val="FF0000"/>
          <w:lang w:val="en-GB"/>
        </w:rPr>
      </w:pPr>
    </w:p>
    <w:p w14:paraId="3795080F" w14:textId="497D02B3" w:rsidR="00C01F79" w:rsidRDefault="00C01F79" w:rsidP="00C7267D">
      <w:pPr>
        <w:pStyle w:val="NoSpacing"/>
        <w:tabs>
          <w:tab w:val="left" w:pos="2029"/>
        </w:tabs>
        <w:ind w:left="720"/>
        <w:rPr>
          <w:color w:val="FF0000"/>
          <w:lang w:val="en-GB"/>
        </w:rPr>
      </w:pPr>
    </w:p>
    <w:p w14:paraId="5BDD6298" w14:textId="69ACD704" w:rsidR="00C7267D" w:rsidRPr="007A2C06" w:rsidRDefault="00EE725C" w:rsidP="00C7267D">
      <w:pPr>
        <w:pStyle w:val="NoSpacing"/>
        <w:numPr>
          <w:ilvl w:val="0"/>
          <w:numId w:val="20"/>
        </w:numPr>
        <w:tabs>
          <w:tab w:val="left" w:pos="2029"/>
        </w:tabs>
        <w:rPr>
          <w:color w:val="000000" w:themeColor="text1"/>
          <w:lang w:val="en-GB"/>
        </w:rPr>
      </w:pPr>
      <w:r w:rsidRPr="007A2C06">
        <w:rPr>
          <w:color w:val="000000" w:themeColor="text1"/>
          <w:lang w:val="en-GB"/>
        </w:rPr>
        <w:t>Is MGP mentioned anywhere in the main text? Which variant has the lowest p-value in this study?</w:t>
      </w:r>
      <w:r w:rsidR="008D3B99" w:rsidRPr="007A2C06">
        <w:rPr>
          <w:color w:val="000000" w:themeColor="text1"/>
          <w:lang w:val="en-GB"/>
        </w:rPr>
        <w:t xml:space="preserve"> To which gene is it annotated and based on what?</w:t>
      </w:r>
      <w:r w:rsidR="007A3A4D">
        <w:rPr>
          <w:color w:val="000000" w:themeColor="text1"/>
          <w:lang w:val="en-GB"/>
        </w:rPr>
        <w:t xml:space="preserve"> What was the focus of this gene, with lowest p-value?</w:t>
      </w:r>
    </w:p>
    <w:p w14:paraId="3B64690A" w14:textId="4CA3C788" w:rsidR="00EE725C" w:rsidRDefault="00EE725C" w:rsidP="00EE725C">
      <w:pPr>
        <w:pStyle w:val="NoSpacing"/>
        <w:tabs>
          <w:tab w:val="left" w:pos="2029"/>
        </w:tabs>
        <w:ind w:left="720"/>
        <w:rPr>
          <w:color w:val="FF0000"/>
          <w:lang w:val="en-GB"/>
        </w:rPr>
      </w:pPr>
    </w:p>
    <w:p w14:paraId="65C74EE5" w14:textId="2A2AA2C0" w:rsidR="00A70F61" w:rsidRDefault="00A70F61" w:rsidP="00EE725C">
      <w:pPr>
        <w:pStyle w:val="NoSpacing"/>
        <w:tabs>
          <w:tab w:val="left" w:pos="2029"/>
        </w:tabs>
        <w:ind w:left="720"/>
        <w:rPr>
          <w:color w:val="FF0000"/>
          <w:lang w:val="en-GB"/>
        </w:rPr>
      </w:pPr>
    </w:p>
    <w:p w14:paraId="40B26762" w14:textId="4845716A" w:rsidR="00A70F61" w:rsidRPr="00233112" w:rsidRDefault="00A70F61" w:rsidP="00A70F61">
      <w:pPr>
        <w:pStyle w:val="NoSpacing"/>
        <w:numPr>
          <w:ilvl w:val="0"/>
          <w:numId w:val="20"/>
        </w:numPr>
        <w:tabs>
          <w:tab w:val="left" w:pos="2029"/>
        </w:tabs>
        <w:rPr>
          <w:color w:val="000000" w:themeColor="text1"/>
          <w:lang w:val="en-GB"/>
        </w:rPr>
      </w:pPr>
      <w:r w:rsidRPr="00233112">
        <w:rPr>
          <w:color w:val="000000" w:themeColor="text1"/>
          <w:lang w:val="en-GB"/>
        </w:rPr>
        <w:t>Can you MGP absolutely anywhere? If no, why do you think so?</w:t>
      </w:r>
    </w:p>
    <w:p w14:paraId="2B1CBF62" w14:textId="2C8B988A" w:rsidR="00A70F61" w:rsidRDefault="00A70F61" w:rsidP="00A70F61">
      <w:pPr>
        <w:pStyle w:val="NoSpacing"/>
        <w:tabs>
          <w:tab w:val="left" w:pos="2029"/>
        </w:tabs>
        <w:ind w:left="720"/>
        <w:rPr>
          <w:color w:val="FF0000"/>
          <w:lang w:val="en-GB"/>
        </w:rPr>
      </w:pPr>
    </w:p>
    <w:p w14:paraId="0267B363" w14:textId="77777777" w:rsidR="007B1EA0" w:rsidRDefault="007B1EA0" w:rsidP="00A70F61">
      <w:pPr>
        <w:pStyle w:val="NoSpacing"/>
        <w:tabs>
          <w:tab w:val="left" w:pos="2029"/>
        </w:tabs>
        <w:ind w:left="720"/>
        <w:rPr>
          <w:color w:val="FF0000"/>
          <w:lang w:val="en-GB"/>
        </w:rPr>
      </w:pPr>
    </w:p>
    <w:p w14:paraId="705E23AD" w14:textId="668BA579" w:rsidR="007968A3" w:rsidRDefault="007968A3" w:rsidP="00A70F61">
      <w:pPr>
        <w:pStyle w:val="NoSpacing"/>
        <w:tabs>
          <w:tab w:val="left" w:pos="2029"/>
        </w:tabs>
        <w:ind w:left="720"/>
        <w:rPr>
          <w:color w:val="FF0000"/>
          <w:lang w:val="en-GB"/>
        </w:rPr>
      </w:pPr>
    </w:p>
    <w:p w14:paraId="1657F617" w14:textId="0F5BC7ED" w:rsidR="007968A3" w:rsidRDefault="007968A3" w:rsidP="007968A3">
      <w:pPr>
        <w:pStyle w:val="NoSpacing"/>
        <w:numPr>
          <w:ilvl w:val="0"/>
          <w:numId w:val="20"/>
        </w:numPr>
        <w:tabs>
          <w:tab w:val="left" w:pos="2029"/>
        </w:tabs>
        <w:rPr>
          <w:color w:val="000000" w:themeColor="text1"/>
          <w:lang w:val="en-GB"/>
        </w:rPr>
      </w:pPr>
      <w:r w:rsidRPr="00D5312D">
        <w:rPr>
          <w:color w:val="000000" w:themeColor="text1"/>
          <w:lang w:val="en-GB"/>
        </w:rPr>
        <w:t xml:space="preserve">There are </w:t>
      </w:r>
      <w:r w:rsidR="004B3749" w:rsidRPr="00D5312D">
        <w:rPr>
          <w:color w:val="000000" w:themeColor="text1"/>
          <w:lang w:val="en-GB"/>
        </w:rPr>
        <w:t>a</w:t>
      </w:r>
      <w:r w:rsidR="00B75AA1" w:rsidRPr="00D5312D">
        <w:rPr>
          <w:color w:val="000000" w:themeColor="text1"/>
          <w:lang w:val="en-GB"/>
        </w:rPr>
        <w:t xml:space="preserve">lso a couple of other portals that </w:t>
      </w:r>
      <w:r w:rsidR="00584C78" w:rsidRPr="00D5312D">
        <w:rPr>
          <w:color w:val="000000" w:themeColor="text1"/>
          <w:lang w:val="en-GB"/>
        </w:rPr>
        <w:t>offer</w:t>
      </w:r>
      <w:r w:rsidR="00B75AA1" w:rsidRPr="00D5312D">
        <w:rPr>
          <w:color w:val="000000" w:themeColor="text1"/>
          <w:lang w:val="en-GB"/>
        </w:rPr>
        <w:t xml:space="preserve"> interesting</w:t>
      </w:r>
      <w:r w:rsidR="00584C78" w:rsidRPr="00D5312D">
        <w:rPr>
          <w:color w:val="000000" w:themeColor="text1"/>
          <w:lang w:val="en-GB"/>
        </w:rPr>
        <w:t xml:space="preserve"> insights</w:t>
      </w:r>
      <w:r w:rsidR="00A739EC" w:rsidRPr="00D5312D">
        <w:rPr>
          <w:color w:val="000000" w:themeColor="text1"/>
          <w:lang w:val="en-GB"/>
        </w:rPr>
        <w:t xml:space="preserve">, including the </w:t>
      </w:r>
      <w:proofErr w:type="spellStart"/>
      <w:r w:rsidR="00A739EC" w:rsidRPr="00D5312D">
        <w:rPr>
          <w:color w:val="000000" w:themeColor="text1"/>
          <w:lang w:val="en-GB"/>
        </w:rPr>
        <w:t>PheWAS</w:t>
      </w:r>
      <w:proofErr w:type="spellEnd"/>
      <w:r w:rsidR="00A739EC" w:rsidRPr="00D5312D">
        <w:rPr>
          <w:color w:val="000000" w:themeColor="text1"/>
          <w:lang w:val="en-GB"/>
        </w:rPr>
        <w:t>.</w:t>
      </w:r>
      <w:r w:rsidR="00E5151E" w:rsidRPr="00D5312D">
        <w:rPr>
          <w:color w:val="000000" w:themeColor="text1"/>
          <w:lang w:val="en-GB"/>
        </w:rPr>
        <w:t xml:space="preserve"> Go to GWAS Atlas (</w:t>
      </w:r>
      <w:hyperlink r:id="rId26" w:history="1">
        <w:r w:rsidR="00E5151E" w:rsidRPr="00D5312D">
          <w:rPr>
            <w:rStyle w:val="Hyperlink"/>
            <w:color w:val="000000" w:themeColor="text1"/>
            <w:lang w:val="en-GB"/>
          </w:rPr>
          <w:t>https://atlas.ctglab.nl/</w:t>
        </w:r>
      </w:hyperlink>
      <w:r w:rsidR="00E5151E" w:rsidRPr="00D5312D">
        <w:rPr>
          <w:color w:val="000000" w:themeColor="text1"/>
          <w:lang w:val="en-GB"/>
        </w:rPr>
        <w:t xml:space="preserve">) and under </w:t>
      </w:r>
      <w:proofErr w:type="spellStart"/>
      <w:r w:rsidR="00E5151E" w:rsidRPr="00D5312D">
        <w:rPr>
          <w:color w:val="000000" w:themeColor="text1"/>
          <w:lang w:val="en-GB"/>
        </w:rPr>
        <w:t>PheWAS</w:t>
      </w:r>
      <w:proofErr w:type="spellEnd"/>
      <w:r w:rsidR="00E5151E" w:rsidRPr="00D5312D">
        <w:rPr>
          <w:color w:val="000000" w:themeColor="text1"/>
          <w:lang w:val="en-GB"/>
        </w:rPr>
        <w:t xml:space="preserve"> type in the MGP.</w:t>
      </w:r>
      <w:r w:rsidR="007D4A8A">
        <w:rPr>
          <w:color w:val="000000" w:themeColor="text1"/>
          <w:lang w:val="en-GB"/>
        </w:rPr>
        <w:t xml:space="preserve"> What</w:t>
      </w:r>
      <w:r w:rsidR="00903A08" w:rsidRPr="00D5312D">
        <w:rPr>
          <w:color w:val="000000" w:themeColor="text1"/>
          <w:lang w:val="en-GB"/>
        </w:rPr>
        <w:t xml:space="preserve"> traits </w:t>
      </w:r>
      <w:r w:rsidR="0052011E" w:rsidRPr="00D5312D">
        <w:rPr>
          <w:color w:val="000000" w:themeColor="text1"/>
          <w:lang w:val="en-GB"/>
        </w:rPr>
        <w:t>are</w:t>
      </w:r>
      <w:r w:rsidR="00903A08" w:rsidRPr="00D5312D">
        <w:rPr>
          <w:color w:val="000000" w:themeColor="text1"/>
          <w:lang w:val="en-GB"/>
        </w:rPr>
        <w:t xml:space="preserve"> genome-wide significan</w:t>
      </w:r>
      <w:r w:rsidR="00776087" w:rsidRPr="00D5312D">
        <w:rPr>
          <w:color w:val="000000" w:themeColor="text1"/>
          <w:lang w:val="en-GB"/>
        </w:rPr>
        <w:t>t</w:t>
      </w:r>
      <w:r w:rsidR="00903A08" w:rsidRPr="00D5312D">
        <w:rPr>
          <w:color w:val="000000" w:themeColor="text1"/>
          <w:lang w:val="en-GB"/>
        </w:rPr>
        <w:t>?</w:t>
      </w:r>
      <w:r w:rsidR="00773511">
        <w:rPr>
          <w:color w:val="000000" w:themeColor="text1"/>
          <w:lang w:val="en-GB"/>
        </w:rPr>
        <w:t xml:space="preserve"> What exactly is the significance in this </w:t>
      </w:r>
      <w:proofErr w:type="spellStart"/>
      <w:r w:rsidR="00773511">
        <w:rPr>
          <w:color w:val="000000" w:themeColor="text1"/>
          <w:lang w:val="en-GB"/>
        </w:rPr>
        <w:t>PheWAS</w:t>
      </w:r>
      <w:proofErr w:type="spellEnd"/>
      <w:r w:rsidR="00773511">
        <w:rPr>
          <w:color w:val="000000" w:themeColor="text1"/>
          <w:lang w:val="en-GB"/>
        </w:rPr>
        <w:t>?</w:t>
      </w:r>
      <w:r w:rsidR="00CE38E5">
        <w:rPr>
          <w:color w:val="000000" w:themeColor="text1"/>
          <w:lang w:val="en-GB"/>
        </w:rPr>
        <w:t xml:space="preserve"> Which traits are no longer there?</w:t>
      </w:r>
    </w:p>
    <w:p w14:paraId="2CC825F2" w14:textId="5F599ADB" w:rsidR="00FD5B7A" w:rsidRDefault="00FD5B7A" w:rsidP="00A70F61">
      <w:pPr>
        <w:pStyle w:val="NoSpacing"/>
        <w:tabs>
          <w:tab w:val="left" w:pos="2029"/>
        </w:tabs>
        <w:ind w:left="720"/>
        <w:rPr>
          <w:color w:val="FF0000"/>
          <w:lang w:val="en-GB"/>
        </w:rPr>
      </w:pPr>
    </w:p>
    <w:p w14:paraId="0B969EC1" w14:textId="77777777" w:rsidR="007B1EA0" w:rsidRDefault="007B1EA0" w:rsidP="00A70F61">
      <w:pPr>
        <w:pStyle w:val="NoSpacing"/>
        <w:tabs>
          <w:tab w:val="left" w:pos="2029"/>
        </w:tabs>
        <w:ind w:left="720"/>
        <w:rPr>
          <w:color w:val="FF0000"/>
          <w:lang w:val="en-GB"/>
        </w:rPr>
      </w:pPr>
    </w:p>
    <w:p w14:paraId="225E3A93" w14:textId="0D8DDF93" w:rsidR="00AC7361" w:rsidRPr="007B19B7" w:rsidRDefault="00AC7361" w:rsidP="00AC7361">
      <w:pPr>
        <w:pStyle w:val="NoSpacing"/>
        <w:numPr>
          <w:ilvl w:val="0"/>
          <w:numId w:val="20"/>
        </w:numPr>
        <w:tabs>
          <w:tab w:val="left" w:pos="2029"/>
        </w:tabs>
        <w:rPr>
          <w:color w:val="000000" w:themeColor="text1"/>
          <w:lang w:val="en-GB"/>
        </w:rPr>
      </w:pPr>
      <w:r w:rsidRPr="007B19B7">
        <w:rPr>
          <w:color w:val="000000" w:themeColor="text1"/>
          <w:lang w:val="en-GB"/>
        </w:rPr>
        <w:t>How are SNPs tied to genes in the GWAS A</w:t>
      </w:r>
      <w:r w:rsidR="00981591" w:rsidRPr="007B19B7">
        <w:rPr>
          <w:color w:val="000000" w:themeColor="text1"/>
          <w:lang w:val="en-GB"/>
        </w:rPr>
        <w:t>tlas?</w:t>
      </w:r>
      <w:r w:rsidR="00E26AC3">
        <w:rPr>
          <w:color w:val="000000" w:themeColor="text1"/>
          <w:lang w:val="en-GB"/>
        </w:rPr>
        <w:t xml:space="preserve"> Which studies?</w:t>
      </w:r>
      <w:r w:rsidR="00981591" w:rsidRPr="007B19B7">
        <w:rPr>
          <w:color w:val="000000" w:themeColor="text1"/>
          <w:lang w:val="en-GB"/>
        </w:rPr>
        <w:t xml:space="preserve"> RTFM!</w:t>
      </w:r>
    </w:p>
    <w:p w14:paraId="740B8406" w14:textId="2C54F867" w:rsidR="0036412B" w:rsidRDefault="0036412B" w:rsidP="00981591">
      <w:pPr>
        <w:pStyle w:val="NoSpacing"/>
        <w:tabs>
          <w:tab w:val="left" w:pos="2029"/>
        </w:tabs>
        <w:ind w:left="720"/>
        <w:rPr>
          <w:color w:val="FF0000"/>
          <w:lang w:val="en-GB"/>
        </w:rPr>
      </w:pPr>
    </w:p>
    <w:p w14:paraId="52CA5A4A" w14:textId="77777777" w:rsidR="007B1EA0" w:rsidRDefault="007B1EA0" w:rsidP="00981591">
      <w:pPr>
        <w:pStyle w:val="NoSpacing"/>
        <w:tabs>
          <w:tab w:val="left" w:pos="2029"/>
        </w:tabs>
        <w:ind w:left="720"/>
        <w:rPr>
          <w:color w:val="FF0000"/>
          <w:lang w:val="en-GB"/>
        </w:rPr>
      </w:pPr>
    </w:p>
    <w:p w14:paraId="1846794D" w14:textId="2A317B75" w:rsidR="0036412B" w:rsidRPr="006542B2" w:rsidRDefault="0036412B" w:rsidP="0036412B">
      <w:pPr>
        <w:pStyle w:val="NoSpacing"/>
        <w:numPr>
          <w:ilvl w:val="0"/>
          <w:numId w:val="20"/>
        </w:numPr>
        <w:tabs>
          <w:tab w:val="left" w:pos="2029"/>
        </w:tabs>
        <w:rPr>
          <w:color w:val="000000" w:themeColor="text1"/>
          <w:lang w:val="en-GB"/>
        </w:rPr>
      </w:pPr>
      <w:r w:rsidRPr="006542B2">
        <w:rPr>
          <w:color w:val="000000" w:themeColor="text1"/>
          <w:lang w:val="en-GB"/>
        </w:rPr>
        <w:t>So why exactly did we lose a couple of traits?</w:t>
      </w:r>
    </w:p>
    <w:p w14:paraId="70B12382" w14:textId="56AC21F2" w:rsidR="00695D67" w:rsidRDefault="00695D67" w:rsidP="0036412B">
      <w:pPr>
        <w:pStyle w:val="NoSpacing"/>
        <w:tabs>
          <w:tab w:val="left" w:pos="2029"/>
        </w:tabs>
        <w:ind w:left="720"/>
        <w:rPr>
          <w:color w:val="FF0000"/>
          <w:lang w:val="en-GB"/>
        </w:rPr>
      </w:pPr>
    </w:p>
    <w:p w14:paraId="249F1429" w14:textId="25FE8F6C" w:rsidR="00695D67" w:rsidRPr="00B01331" w:rsidRDefault="00695D67" w:rsidP="00695D67">
      <w:pPr>
        <w:pStyle w:val="NoSpacing"/>
        <w:numPr>
          <w:ilvl w:val="0"/>
          <w:numId w:val="20"/>
        </w:numPr>
        <w:tabs>
          <w:tab w:val="left" w:pos="2029"/>
        </w:tabs>
        <w:rPr>
          <w:color w:val="000000" w:themeColor="text1"/>
          <w:lang w:val="en-GB"/>
        </w:rPr>
      </w:pPr>
      <w:r w:rsidRPr="00B01331">
        <w:rPr>
          <w:color w:val="000000" w:themeColor="text1"/>
          <w:lang w:val="en-GB"/>
        </w:rPr>
        <w:t>What does that tell us in terms of online databases?</w:t>
      </w:r>
    </w:p>
    <w:p w14:paraId="4E0A50AE" w14:textId="37F69EAD" w:rsidR="00FD5B7A" w:rsidRDefault="00FD5B7A" w:rsidP="00A70F61">
      <w:pPr>
        <w:pStyle w:val="NoSpacing"/>
        <w:tabs>
          <w:tab w:val="left" w:pos="2029"/>
        </w:tabs>
        <w:ind w:left="720"/>
        <w:rPr>
          <w:color w:val="FF0000"/>
          <w:lang w:val="en-GB"/>
        </w:rPr>
      </w:pPr>
    </w:p>
    <w:p w14:paraId="0B322BDE" w14:textId="77777777" w:rsidR="007B1EA0" w:rsidRDefault="007B1EA0" w:rsidP="00A70F61">
      <w:pPr>
        <w:pStyle w:val="NoSpacing"/>
        <w:tabs>
          <w:tab w:val="left" w:pos="2029"/>
        </w:tabs>
        <w:ind w:left="720"/>
        <w:rPr>
          <w:color w:val="FF0000"/>
          <w:lang w:val="en-GB"/>
        </w:rPr>
      </w:pPr>
    </w:p>
    <w:p w14:paraId="74FD9B0E" w14:textId="7DE83CAD" w:rsidR="00EE46C5" w:rsidRPr="00EE46C5" w:rsidRDefault="001834CB" w:rsidP="00EE46C5">
      <w:pPr>
        <w:pStyle w:val="NoSpacing"/>
        <w:numPr>
          <w:ilvl w:val="0"/>
          <w:numId w:val="20"/>
        </w:numPr>
        <w:tabs>
          <w:tab w:val="left" w:pos="2029"/>
        </w:tabs>
        <w:rPr>
          <w:color w:val="000000" w:themeColor="text1"/>
          <w:lang w:val="en-GB"/>
        </w:rPr>
      </w:pPr>
      <w:r w:rsidRPr="00EE46C5">
        <w:rPr>
          <w:color w:val="000000" w:themeColor="text1"/>
          <w:lang w:val="en-GB"/>
        </w:rPr>
        <w:t xml:space="preserve">We are interested in genetic correlation of </w:t>
      </w:r>
      <w:r w:rsidR="00736625" w:rsidRPr="00EE46C5">
        <w:rPr>
          <w:color w:val="000000" w:themeColor="text1"/>
          <w:lang w:val="en-GB"/>
        </w:rPr>
        <w:t xml:space="preserve">the osteoarthritis </w:t>
      </w:r>
      <w:r w:rsidR="005761F9" w:rsidRPr="00EE46C5">
        <w:rPr>
          <w:color w:val="000000" w:themeColor="text1"/>
          <w:lang w:val="en-GB"/>
        </w:rPr>
        <w:t xml:space="preserve">to other traits. </w:t>
      </w:r>
      <w:r w:rsidR="00EE46C5" w:rsidRPr="00EE46C5">
        <w:rPr>
          <w:color w:val="000000" w:themeColor="text1"/>
          <w:lang w:val="en-GB"/>
        </w:rPr>
        <w:t xml:space="preserve">There is a website you can find online called “LD Hub”. You can find the link here </w:t>
      </w:r>
      <w:hyperlink r:id="rId27" w:history="1">
        <w:r w:rsidR="00EE46C5" w:rsidRPr="00527EB3">
          <w:rPr>
            <w:rStyle w:val="Hyperlink"/>
            <w:color w:val="0F01FF"/>
            <w:lang w:val="en-GB"/>
          </w:rPr>
          <w:t>https://www.broadinstitute.org/publications/broad11906</w:t>
        </w:r>
      </w:hyperlink>
    </w:p>
    <w:p w14:paraId="793E3B4A" w14:textId="16C45CCA" w:rsidR="00EE46C5" w:rsidRDefault="004B0F6C" w:rsidP="00EE46C5">
      <w:pPr>
        <w:pStyle w:val="NoSpacing"/>
        <w:tabs>
          <w:tab w:val="left" w:pos="2029"/>
        </w:tabs>
        <w:ind w:left="720"/>
        <w:rPr>
          <w:color w:val="000000" w:themeColor="text1"/>
          <w:lang w:val="en-GB"/>
        </w:rPr>
      </w:pPr>
      <w:r>
        <w:rPr>
          <w:color w:val="000000" w:themeColor="text1"/>
          <w:lang w:val="en-GB"/>
        </w:rPr>
        <w:t>Navigate then to the LD Hub website.</w:t>
      </w:r>
    </w:p>
    <w:p w14:paraId="37A719D1" w14:textId="77777777" w:rsidR="004B0F6C" w:rsidRDefault="004B0F6C" w:rsidP="00EE46C5">
      <w:pPr>
        <w:pStyle w:val="NoSpacing"/>
        <w:tabs>
          <w:tab w:val="left" w:pos="2029"/>
        </w:tabs>
        <w:ind w:left="720"/>
        <w:rPr>
          <w:color w:val="FF0000"/>
          <w:lang w:val="en-GB"/>
        </w:rPr>
      </w:pPr>
    </w:p>
    <w:p w14:paraId="2DC595D4" w14:textId="292724E2" w:rsidR="00EE46C5" w:rsidRDefault="00EE46C5" w:rsidP="00EE46C5">
      <w:pPr>
        <w:pStyle w:val="NoSpacing"/>
        <w:numPr>
          <w:ilvl w:val="0"/>
          <w:numId w:val="20"/>
        </w:numPr>
        <w:tabs>
          <w:tab w:val="left" w:pos="2029"/>
        </w:tabs>
        <w:rPr>
          <w:color w:val="FF0000"/>
          <w:lang w:val="en-GB"/>
        </w:rPr>
      </w:pPr>
      <w:r w:rsidRPr="00EF575A">
        <w:rPr>
          <w:color w:val="000000" w:themeColor="text1"/>
          <w:lang w:val="en-GB"/>
        </w:rPr>
        <w:lastRenderedPageBreak/>
        <w:t xml:space="preserve">Where can you find the option to perform </w:t>
      </w:r>
      <w:r w:rsidR="00527EB3" w:rsidRPr="00EF575A">
        <w:rPr>
          <w:color w:val="000000" w:themeColor="text1"/>
          <w:lang w:val="en-GB"/>
        </w:rPr>
        <w:t>genetic co</w:t>
      </w:r>
      <w:r w:rsidR="007D4A8A">
        <w:rPr>
          <w:color w:val="000000" w:themeColor="text1"/>
          <w:lang w:val="en-GB"/>
        </w:rPr>
        <w:t>r</w:t>
      </w:r>
      <w:r w:rsidR="00527EB3" w:rsidRPr="00EF575A">
        <w:rPr>
          <w:color w:val="000000" w:themeColor="text1"/>
          <w:lang w:val="en-GB"/>
        </w:rPr>
        <w:t>relation?</w:t>
      </w:r>
    </w:p>
    <w:p w14:paraId="647E7F32" w14:textId="1EC98F09" w:rsidR="00527EB3" w:rsidRDefault="00527EB3" w:rsidP="00527EB3">
      <w:pPr>
        <w:pStyle w:val="NoSpacing"/>
        <w:tabs>
          <w:tab w:val="left" w:pos="2029"/>
        </w:tabs>
        <w:ind w:left="720"/>
        <w:rPr>
          <w:color w:val="FF0000"/>
          <w:lang w:val="en-GB"/>
        </w:rPr>
      </w:pPr>
    </w:p>
    <w:p w14:paraId="35810644" w14:textId="77777777" w:rsidR="007B1EA0" w:rsidRDefault="007B1EA0" w:rsidP="00527EB3">
      <w:pPr>
        <w:pStyle w:val="NoSpacing"/>
        <w:tabs>
          <w:tab w:val="left" w:pos="2029"/>
        </w:tabs>
        <w:ind w:left="720"/>
        <w:rPr>
          <w:color w:val="FF0000"/>
          <w:lang w:val="en-GB"/>
        </w:rPr>
      </w:pPr>
    </w:p>
    <w:p w14:paraId="06C0170F" w14:textId="67DB7276" w:rsidR="00527EB3" w:rsidRPr="00EF575A" w:rsidRDefault="00527EB3" w:rsidP="00527EB3">
      <w:pPr>
        <w:pStyle w:val="NoSpacing"/>
        <w:numPr>
          <w:ilvl w:val="0"/>
          <w:numId w:val="20"/>
        </w:numPr>
        <w:tabs>
          <w:tab w:val="left" w:pos="2029"/>
        </w:tabs>
        <w:rPr>
          <w:color w:val="000000" w:themeColor="text1"/>
          <w:lang w:val="en-GB"/>
        </w:rPr>
      </w:pPr>
      <w:r w:rsidRPr="00EF575A">
        <w:rPr>
          <w:color w:val="000000" w:themeColor="text1"/>
          <w:lang w:val="en-GB"/>
        </w:rPr>
        <w:t xml:space="preserve">This is now a great teaching moment. That website was </w:t>
      </w:r>
      <w:r w:rsidR="003C6109" w:rsidRPr="00EF575A">
        <w:rPr>
          <w:color w:val="000000" w:themeColor="text1"/>
          <w:lang w:val="en-GB"/>
        </w:rPr>
        <w:t xml:space="preserve">a monumentally important </w:t>
      </w:r>
      <w:r w:rsidR="00C15AA7" w:rsidRPr="00EF575A">
        <w:rPr>
          <w:color w:val="000000" w:themeColor="text1"/>
          <w:lang w:val="en-GB"/>
        </w:rPr>
        <w:t xml:space="preserve">pillar of genetic epidemiology, that stopped working </w:t>
      </w:r>
      <w:r w:rsidR="00584177" w:rsidRPr="00EF575A">
        <w:rPr>
          <w:color w:val="000000" w:themeColor="text1"/>
          <w:lang w:val="en-GB"/>
        </w:rPr>
        <w:t>sometime</w:t>
      </w:r>
      <w:r w:rsidR="00C15AA7" w:rsidRPr="00EF575A">
        <w:rPr>
          <w:color w:val="000000" w:themeColor="text1"/>
          <w:lang w:val="en-GB"/>
        </w:rPr>
        <w:t xml:space="preserve"> in July 2021. </w:t>
      </w:r>
      <w:r w:rsidR="007C1A9B" w:rsidRPr="00EF575A">
        <w:rPr>
          <w:color w:val="000000" w:themeColor="text1"/>
          <w:lang w:val="en-GB"/>
        </w:rPr>
        <w:t>Why – we don’t know. It just did.</w:t>
      </w:r>
      <w:r w:rsidR="002F6867">
        <w:rPr>
          <w:color w:val="000000" w:themeColor="text1"/>
          <w:lang w:val="en-GB"/>
        </w:rPr>
        <w:t xml:space="preserve"> When that happens, you are pretty much out of luck.</w:t>
      </w:r>
      <w:r w:rsidR="007C1A9B" w:rsidRPr="00EF575A">
        <w:rPr>
          <w:color w:val="000000" w:themeColor="text1"/>
          <w:lang w:val="en-GB"/>
        </w:rPr>
        <w:t xml:space="preserve"> </w:t>
      </w:r>
    </w:p>
    <w:p w14:paraId="74852B96" w14:textId="33E62084" w:rsidR="005D7FE0" w:rsidRDefault="005D7FE0" w:rsidP="005D7FE0">
      <w:pPr>
        <w:pStyle w:val="NoSpacing"/>
        <w:tabs>
          <w:tab w:val="left" w:pos="2029"/>
        </w:tabs>
        <w:rPr>
          <w:color w:val="FF0000"/>
          <w:lang w:val="en-GB"/>
        </w:rPr>
      </w:pPr>
    </w:p>
    <w:p w14:paraId="584377AF" w14:textId="6CA7B6B1" w:rsidR="00801040" w:rsidRDefault="005D7FE0" w:rsidP="00CA2DAD">
      <w:pPr>
        <w:pStyle w:val="NoSpacing"/>
        <w:numPr>
          <w:ilvl w:val="0"/>
          <w:numId w:val="20"/>
        </w:numPr>
        <w:tabs>
          <w:tab w:val="left" w:pos="2029"/>
        </w:tabs>
        <w:rPr>
          <w:color w:val="000000" w:themeColor="text1"/>
          <w:lang w:val="en-GB"/>
        </w:rPr>
      </w:pPr>
      <w:proofErr w:type="spellStart"/>
      <w:r w:rsidRPr="00E72B80">
        <w:rPr>
          <w:color w:val="000000" w:themeColor="text1"/>
          <w:lang w:val="en-GB"/>
        </w:rPr>
        <w:t>Soooo</w:t>
      </w:r>
      <w:proofErr w:type="spellEnd"/>
      <w:r w:rsidRPr="00E72B80">
        <w:rPr>
          <w:color w:val="000000" w:themeColor="text1"/>
          <w:lang w:val="en-GB"/>
        </w:rPr>
        <w:t>, we want to perform the genetic correlation analysis</w:t>
      </w:r>
      <w:r w:rsidR="008C61F6" w:rsidRPr="00E72B80">
        <w:rPr>
          <w:color w:val="000000" w:themeColor="text1"/>
          <w:lang w:val="en-GB"/>
        </w:rPr>
        <w:t>.</w:t>
      </w:r>
      <w:r w:rsidR="00801040" w:rsidRPr="00E72B80">
        <w:rPr>
          <w:color w:val="000000" w:themeColor="text1"/>
          <w:lang w:val="en-GB"/>
        </w:rPr>
        <w:t xml:space="preserve"> Can we do it some other way?</w:t>
      </w:r>
      <w:r w:rsidR="00E72B80">
        <w:rPr>
          <w:color w:val="000000" w:themeColor="text1"/>
          <w:lang w:val="en-GB"/>
        </w:rPr>
        <w:t xml:space="preserve"> </w:t>
      </w:r>
      <w:r w:rsidR="00801040" w:rsidRPr="00E72B80">
        <w:rPr>
          <w:color w:val="000000" w:themeColor="text1"/>
          <w:lang w:val="en-GB"/>
        </w:rPr>
        <w:t>How?</w:t>
      </w:r>
      <w:r w:rsidR="00DA672B">
        <w:rPr>
          <w:color w:val="000000" w:themeColor="text1"/>
          <w:lang w:val="en-GB"/>
        </w:rPr>
        <w:t xml:space="preserve"> What do you think is the biggest hurdle?</w:t>
      </w:r>
    </w:p>
    <w:p w14:paraId="69C43AA7" w14:textId="359423BC" w:rsidR="00DA672B" w:rsidRPr="006B75ED" w:rsidRDefault="00DA672B" w:rsidP="007B1EA0">
      <w:pPr>
        <w:pStyle w:val="NoSpacing"/>
        <w:tabs>
          <w:tab w:val="left" w:pos="2029"/>
        </w:tabs>
        <w:ind w:left="360"/>
        <w:rPr>
          <w:color w:val="FF0000"/>
          <w:lang w:val="en-GB"/>
        </w:rPr>
      </w:pPr>
    </w:p>
    <w:p w14:paraId="39705422" w14:textId="25587D50" w:rsidR="00480C3E" w:rsidRDefault="00480C3E" w:rsidP="00DA672B">
      <w:pPr>
        <w:pStyle w:val="NoSpacing"/>
        <w:tabs>
          <w:tab w:val="left" w:pos="2029"/>
        </w:tabs>
        <w:ind w:left="720"/>
        <w:rPr>
          <w:color w:val="000000" w:themeColor="text1"/>
          <w:lang w:val="en-GB"/>
        </w:rPr>
      </w:pPr>
    </w:p>
    <w:p w14:paraId="4ECC1B30" w14:textId="59BA5760" w:rsidR="00480C3E" w:rsidRDefault="00480C3E" w:rsidP="00480C3E">
      <w:pPr>
        <w:pStyle w:val="NoSpacing"/>
        <w:numPr>
          <w:ilvl w:val="0"/>
          <w:numId w:val="20"/>
        </w:numPr>
        <w:tabs>
          <w:tab w:val="left" w:pos="2029"/>
        </w:tabs>
        <w:rPr>
          <w:color w:val="000000" w:themeColor="text1"/>
          <w:lang w:val="en-GB"/>
        </w:rPr>
      </w:pPr>
      <w:r>
        <w:rPr>
          <w:color w:val="000000" w:themeColor="text1"/>
          <w:lang w:val="en-GB"/>
        </w:rPr>
        <w:t xml:space="preserve">Did the authors </w:t>
      </w:r>
      <w:r w:rsidR="00EC252E">
        <w:rPr>
          <w:color w:val="000000" w:themeColor="text1"/>
          <w:lang w:val="en-GB"/>
        </w:rPr>
        <w:t xml:space="preserve">of that paper </w:t>
      </w:r>
      <w:r>
        <w:rPr>
          <w:color w:val="000000" w:themeColor="text1"/>
          <w:lang w:val="en-GB"/>
        </w:rPr>
        <w:t>already perform the genetic correlation?</w:t>
      </w:r>
    </w:p>
    <w:p w14:paraId="12679561" w14:textId="3A39698F" w:rsidR="008966FE" w:rsidRPr="006B75ED" w:rsidRDefault="008966FE" w:rsidP="008966FE">
      <w:pPr>
        <w:pStyle w:val="NoSpacing"/>
        <w:tabs>
          <w:tab w:val="left" w:pos="2029"/>
        </w:tabs>
        <w:ind w:left="720"/>
        <w:rPr>
          <w:color w:val="FF0000"/>
          <w:lang w:val="en-GB"/>
        </w:rPr>
      </w:pPr>
    </w:p>
    <w:p w14:paraId="766E024F" w14:textId="755B8B81" w:rsidR="008966FE" w:rsidRDefault="008966FE" w:rsidP="008966FE">
      <w:pPr>
        <w:pStyle w:val="NoSpacing"/>
        <w:tabs>
          <w:tab w:val="left" w:pos="2029"/>
        </w:tabs>
        <w:ind w:left="720"/>
        <w:rPr>
          <w:color w:val="000000" w:themeColor="text1"/>
          <w:lang w:val="en-GB"/>
        </w:rPr>
      </w:pPr>
    </w:p>
    <w:p w14:paraId="5403C8FA" w14:textId="08F87A1A" w:rsidR="008966FE" w:rsidRDefault="00847E86" w:rsidP="006B75ED">
      <w:pPr>
        <w:pStyle w:val="NoSpacing"/>
        <w:numPr>
          <w:ilvl w:val="0"/>
          <w:numId w:val="20"/>
        </w:numPr>
        <w:tabs>
          <w:tab w:val="left" w:pos="2029"/>
        </w:tabs>
        <w:rPr>
          <w:color w:val="000000" w:themeColor="text1"/>
          <w:lang w:val="en-GB"/>
        </w:rPr>
      </w:pPr>
      <w:r>
        <w:rPr>
          <w:color w:val="000000" w:themeColor="text1"/>
          <w:lang w:val="en-GB"/>
        </w:rPr>
        <w:t xml:space="preserve">Find the 2021 cell paper </w:t>
      </w:r>
      <w:r w:rsidR="003F0BB7">
        <w:rPr>
          <w:color w:val="000000" w:themeColor="text1"/>
          <w:lang w:val="en-GB"/>
        </w:rPr>
        <w:t xml:space="preserve">by same author (CG Boer). Try finding the genetic correlation information. </w:t>
      </w:r>
      <w:r w:rsidR="00250727">
        <w:rPr>
          <w:color w:val="000000" w:themeColor="text1"/>
          <w:lang w:val="en-GB"/>
        </w:rPr>
        <w:t xml:space="preserve">Which trait shows the greatest genetic correlation to the </w:t>
      </w:r>
      <w:r w:rsidR="005130E2">
        <w:rPr>
          <w:color w:val="000000" w:themeColor="text1"/>
          <w:lang w:val="en-GB"/>
        </w:rPr>
        <w:t>ALLO</w:t>
      </w:r>
      <w:r w:rsidR="00CE2E61">
        <w:rPr>
          <w:color w:val="000000" w:themeColor="text1"/>
          <w:lang w:val="en-GB"/>
        </w:rPr>
        <w:t>A?</w:t>
      </w:r>
    </w:p>
    <w:p w14:paraId="3F70EB99" w14:textId="29834B07" w:rsidR="003B1130" w:rsidRDefault="003B1130" w:rsidP="003B1130">
      <w:pPr>
        <w:pStyle w:val="NoSpacing"/>
        <w:tabs>
          <w:tab w:val="left" w:pos="2029"/>
        </w:tabs>
        <w:ind w:left="720"/>
        <w:rPr>
          <w:color w:val="FF0000"/>
          <w:lang w:val="en-GB"/>
        </w:rPr>
      </w:pPr>
    </w:p>
    <w:p w14:paraId="5E1EE5B4" w14:textId="625F0DBE" w:rsidR="00C82438" w:rsidRDefault="00C82438" w:rsidP="003B1130">
      <w:pPr>
        <w:pStyle w:val="NoSpacing"/>
        <w:tabs>
          <w:tab w:val="left" w:pos="2029"/>
        </w:tabs>
        <w:ind w:left="720"/>
        <w:rPr>
          <w:color w:val="FF0000"/>
          <w:lang w:val="en-GB"/>
        </w:rPr>
      </w:pPr>
    </w:p>
    <w:p w14:paraId="739F2CAE" w14:textId="69FA20D9" w:rsidR="00C82438" w:rsidRPr="00987E4C" w:rsidRDefault="009D1C27" w:rsidP="00C82438">
      <w:pPr>
        <w:pStyle w:val="NoSpacing"/>
        <w:numPr>
          <w:ilvl w:val="0"/>
          <w:numId w:val="20"/>
        </w:numPr>
        <w:tabs>
          <w:tab w:val="left" w:pos="2029"/>
        </w:tabs>
        <w:rPr>
          <w:color w:val="000000" w:themeColor="text1"/>
          <w:lang w:val="en-GB"/>
        </w:rPr>
      </w:pPr>
      <w:r w:rsidRPr="00987E4C">
        <w:rPr>
          <w:color w:val="000000" w:themeColor="text1"/>
          <w:lang w:val="en-GB"/>
        </w:rPr>
        <w:t xml:space="preserve">What do you think is the link </w:t>
      </w:r>
      <w:r w:rsidR="0075345F" w:rsidRPr="00987E4C">
        <w:rPr>
          <w:color w:val="000000" w:themeColor="text1"/>
          <w:lang w:val="en-GB"/>
        </w:rPr>
        <w:t>between the two?</w:t>
      </w:r>
    </w:p>
    <w:p w14:paraId="3BCB02A5" w14:textId="743E2193" w:rsidR="0075345F" w:rsidRDefault="0075345F" w:rsidP="0075345F">
      <w:pPr>
        <w:pStyle w:val="NoSpacing"/>
        <w:tabs>
          <w:tab w:val="left" w:pos="2029"/>
        </w:tabs>
        <w:ind w:left="720"/>
        <w:rPr>
          <w:color w:val="FF0000"/>
          <w:lang w:val="en-GB"/>
        </w:rPr>
      </w:pPr>
    </w:p>
    <w:p w14:paraId="45CE08ED" w14:textId="0C393814" w:rsidR="008C15B8" w:rsidRDefault="008C15B8" w:rsidP="008C15B8">
      <w:pPr>
        <w:pStyle w:val="NoSpacing"/>
        <w:pBdr>
          <w:bottom w:val="single" w:sz="6" w:space="1" w:color="auto"/>
        </w:pBdr>
        <w:tabs>
          <w:tab w:val="left" w:pos="2029"/>
        </w:tabs>
        <w:rPr>
          <w:color w:val="FF0000"/>
          <w:lang w:val="en-GB"/>
        </w:rPr>
      </w:pPr>
    </w:p>
    <w:p w14:paraId="7D07D732" w14:textId="77777777" w:rsidR="008C15B8" w:rsidRDefault="008C15B8" w:rsidP="008C15B8">
      <w:pPr>
        <w:pStyle w:val="NoSpacing"/>
        <w:tabs>
          <w:tab w:val="left" w:pos="2029"/>
        </w:tabs>
        <w:rPr>
          <w:color w:val="000000" w:themeColor="text1"/>
          <w:lang w:val="en-GB"/>
        </w:rPr>
      </w:pPr>
    </w:p>
    <w:p w14:paraId="0A2911CA" w14:textId="708671A5" w:rsidR="008C15B8" w:rsidRDefault="008C15B8" w:rsidP="008C15B8">
      <w:pPr>
        <w:pStyle w:val="NoSpacing"/>
        <w:tabs>
          <w:tab w:val="left" w:pos="2029"/>
        </w:tabs>
        <w:rPr>
          <w:lang w:val="en-GB"/>
        </w:rPr>
      </w:pPr>
      <w:r w:rsidRPr="008C15B8">
        <w:rPr>
          <w:color w:val="000000" w:themeColor="text1"/>
          <w:lang w:val="en-GB"/>
        </w:rPr>
        <w:t>Given the</w:t>
      </w:r>
      <w:r w:rsidRPr="008C15B8">
        <w:rPr>
          <w:lang w:val="en-GB"/>
        </w:rPr>
        <w:t xml:space="preserve"> </w:t>
      </w:r>
      <w:r>
        <w:rPr>
          <w:lang w:val="en-GB"/>
        </w:rPr>
        <w:t xml:space="preserve">length of the </w:t>
      </w:r>
      <w:r w:rsidR="00541195">
        <w:rPr>
          <w:lang w:val="en-GB"/>
        </w:rPr>
        <w:t xml:space="preserve">both </w:t>
      </w:r>
      <w:proofErr w:type="spellStart"/>
      <w:r w:rsidR="00541195">
        <w:rPr>
          <w:lang w:val="en-GB"/>
        </w:rPr>
        <w:t>practicals</w:t>
      </w:r>
      <w:proofErr w:type="spellEnd"/>
      <w:r w:rsidR="00541195">
        <w:rPr>
          <w:lang w:val="en-GB"/>
        </w:rPr>
        <w:t xml:space="preserve">, this should provide a nice introduction to the </w:t>
      </w:r>
      <w:r w:rsidR="00C94516">
        <w:rPr>
          <w:lang w:val="en-GB"/>
        </w:rPr>
        <w:t xml:space="preserve">GWAS and related </w:t>
      </w:r>
      <w:r w:rsidR="00541195">
        <w:rPr>
          <w:lang w:val="en-GB"/>
        </w:rPr>
        <w:t>database mining</w:t>
      </w:r>
      <w:r w:rsidR="004745CF">
        <w:rPr>
          <w:lang w:val="en-GB"/>
        </w:rPr>
        <w:t>.</w:t>
      </w:r>
    </w:p>
    <w:p w14:paraId="35A06CE7" w14:textId="77777777" w:rsidR="00AB1198" w:rsidRDefault="00AB1198" w:rsidP="008C15B8">
      <w:pPr>
        <w:pStyle w:val="NoSpacing"/>
        <w:tabs>
          <w:tab w:val="left" w:pos="2029"/>
        </w:tabs>
        <w:rPr>
          <w:lang w:val="en-GB"/>
        </w:rPr>
      </w:pPr>
    </w:p>
    <w:p w14:paraId="70C2C3D8" w14:textId="5870A8D5" w:rsidR="004745CF" w:rsidRPr="008C15B8" w:rsidRDefault="00AB1198" w:rsidP="008C15B8">
      <w:pPr>
        <w:pStyle w:val="NoSpacing"/>
        <w:tabs>
          <w:tab w:val="left" w:pos="2029"/>
        </w:tabs>
        <w:rPr>
          <w:lang w:val="en-GB"/>
        </w:rPr>
      </w:pPr>
      <w:r>
        <w:rPr>
          <w:lang w:val="en-GB"/>
        </w:rPr>
        <w:t xml:space="preserve">As there is always a probability of </w:t>
      </w:r>
      <w:r w:rsidR="006F71CC">
        <w:rPr>
          <w:lang w:val="en-GB"/>
        </w:rPr>
        <w:t>these online databases vanishing, which also includes tool integration, it is very much relevant you, as participants and scientists, get to know the ins-and-outs of different functional tools</w:t>
      </w:r>
      <w:r w:rsidR="004745CF">
        <w:rPr>
          <w:lang w:val="en-GB"/>
        </w:rPr>
        <w:t xml:space="preserve"> </w:t>
      </w:r>
      <w:r w:rsidR="00933D30">
        <w:rPr>
          <w:lang w:val="en-GB"/>
        </w:rPr>
        <w:t>so that you can use them locally/by yourselves as well.</w:t>
      </w:r>
    </w:p>
    <w:sectPr w:rsidR="004745CF" w:rsidRPr="008C15B8" w:rsidSect="00F751E7">
      <w:headerReference w:type="default" r:id="rId28"/>
      <w:footerReference w:type="defaul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E2DDA8" w14:textId="77777777" w:rsidR="00BE36EC" w:rsidRDefault="00BE36EC" w:rsidP="00F751E7">
      <w:pPr>
        <w:spacing w:after="0" w:line="240" w:lineRule="auto"/>
      </w:pPr>
      <w:r>
        <w:separator/>
      </w:r>
    </w:p>
  </w:endnote>
  <w:endnote w:type="continuationSeparator" w:id="0">
    <w:p w14:paraId="3CF22050" w14:textId="77777777" w:rsidR="00BE36EC" w:rsidRDefault="00BE36EC" w:rsidP="00F75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eorgia">
    <w:altName w:val="﷽﷽﷽﷽﷽﷽﷽﷽"/>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0299250"/>
      <w:docPartObj>
        <w:docPartGallery w:val="Page Numbers (Bottom of Page)"/>
        <w:docPartUnique/>
      </w:docPartObj>
    </w:sdtPr>
    <w:sdtEndPr>
      <w:rPr>
        <w:color w:val="808080" w:themeColor="background1" w:themeShade="80"/>
        <w:spacing w:val="60"/>
      </w:rPr>
    </w:sdtEndPr>
    <w:sdtContent>
      <w:p w14:paraId="3797B39B" w14:textId="74D714F7" w:rsidR="00B51E08" w:rsidRDefault="00B51E08">
        <w:pPr>
          <w:pStyle w:val="Footer"/>
          <w:pBdr>
            <w:top w:val="single" w:sz="4" w:space="1" w:color="D9D9D9" w:themeColor="background1" w:themeShade="D9"/>
          </w:pBdr>
          <w:jc w:val="right"/>
        </w:pPr>
        <w:r>
          <w:fldChar w:fldCharType="begin"/>
        </w:r>
        <w:r>
          <w:instrText xml:space="preserve"> PAGE   \* MERGEFORMAT </w:instrText>
        </w:r>
        <w:r>
          <w:fldChar w:fldCharType="separate"/>
        </w:r>
        <w:r w:rsidR="008B6606">
          <w:rPr>
            <w:noProof/>
          </w:rPr>
          <w:t>13</w:t>
        </w:r>
        <w:r>
          <w:rPr>
            <w:noProof/>
          </w:rPr>
          <w:fldChar w:fldCharType="end"/>
        </w:r>
        <w:r>
          <w:t xml:space="preserve"> | </w:t>
        </w:r>
        <w:r>
          <w:rPr>
            <w:color w:val="808080" w:themeColor="background1" w:themeShade="80"/>
            <w:spacing w:val="60"/>
          </w:rPr>
          <w:t>Page</w:t>
        </w:r>
      </w:p>
    </w:sdtContent>
  </w:sdt>
  <w:p w14:paraId="51D2172D" w14:textId="77777777" w:rsidR="00B51E08" w:rsidRDefault="00B51E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02A373" w14:textId="77777777" w:rsidR="00BE36EC" w:rsidRDefault="00BE36EC" w:rsidP="00F751E7">
      <w:pPr>
        <w:spacing w:after="0" w:line="240" w:lineRule="auto"/>
      </w:pPr>
      <w:r>
        <w:separator/>
      </w:r>
    </w:p>
  </w:footnote>
  <w:footnote w:type="continuationSeparator" w:id="0">
    <w:p w14:paraId="0437E200" w14:textId="77777777" w:rsidR="00BE36EC" w:rsidRDefault="00BE36EC" w:rsidP="00F751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F7EA4" w14:textId="622C573E" w:rsidR="006B4454" w:rsidRPr="00DC7BE1" w:rsidRDefault="005547E8">
    <w:pPr>
      <w:pStyle w:val="Header"/>
      <w:rPr>
        <w:lang w:val="en-US"/>
      </w:rPr>
    </w:pPr>
    <w:r>
      <w:rPr>
        <w:lang w:val="en-US"/>
      </w:rPr>
      <w:t xml:space="preserve">Bio-informatic Tools </w:t>
    </w:r>
    <w:r w:rsidR="00DC7BE1">
      <w:rPr>
        <w:lang w:val="en-US"/>
      </w:rPr>
      <w:tab/>
    </w:r>
    <w:r w:rsidR="00B57BE2">
      <w:rPr>
        <w:lang w:val="en-US"/>
      </w:rPr>
      <w:t>EL017</w:t>
    </w:r>
    <w:r w:rsidR="00DC7BE1">
      <w:rPr>
        <w:lang w:val="en-US"/>
      </w:rPr>
      <w:tab/>
      <w:t>202</w:t>
    </w:r>
    <w:r w:rsidR="00B57BE2">
      <w:rPr>
        <w:lang w:val="en-US"/>
      </w:rPr>
      <w:t>2</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80209"/>
    <w:multiLevelType w:val="hybridMultilevel"/>
    <w:tmpl w:val="9EF23298"/>
    <w:lvl w:ilvl="0" w:tplc="08090009">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3FF0001"/>
    <w:multiLevelType w:val="hybridMultilevel"/>
    <w:tmpl w:val="89728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E40A87"/>
    <w:multiLevelType w:val="hybridMultilevel"/>
    <w:tmpl w:val="184A22E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82938AE"/>
    <w:multiLevelType w:val="hybridMultilevel"/>
    <w:tmpl w:val="353A64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4B7E99"/>
    <w:multiLevelType w:val="hybridMultilevel"/>
    <w:tmpl w:val="03508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5D17DB"/>
    <w:multiLevelType w:val="hybridMultilevel"/>
    <w:tmpl w:val="A53C7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986A5B"/>
    <w:multiLevelType w:val="hybridMultilevel"/>
    <w:tmpl w:val="D12AE2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F116CC"/>
    <w:multiLevelType w:val="hybridMultilevel"/>
    <w:tmpl w:val="82ECF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DF64F0"/>
    <w:multiLevelType w:val="hybridMultilevel"/>
    <w:tmpl w:val="8BA25F14"/>
    <w:lvl w:ilvl="0" w:tplc="0413000F">
      <w:start w:val="1"/>
      <w:numFmt w:val="decimal"/>
      <w:lvlText w:val="%1."/>
      <w:lvlJc w:val="left"/>
      <w:pPr>
        <w:ind w:left="720" w:hanging="360"/>
      </w:pPr>
      <w:rPr>
        <w:color w:val="auto"/>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E9255FA"/>
    <w:multiLevelType w:val="hybridMultilevel"/>
    <w:tmpl w:val="836AEC1E"/>
    <w:lvl w:ilvl="0" w:tplc="04090009">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3F0B3ECB"/>
    <w:multiLevelType w:val="hybridMultilevel"/>
    <w:tmpl w:val="7B98D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631887"/>
    <w:multiLevelType w:val="hybridMultilevel"/>
    <w:tmpl w:val="384C3834"/>
    <w:lvl w:ilvl="0" w:tplc="717AF058">
      <w:start w:val="1"/>
      <w:numFmt w:val="decimal"/>
      <w:lvlText w:val="%1."/>
      <w:lvlJc w:val="left"/>
      <w:pPr>
        <w:ind w:left="720" w:hanging="360"/>
      </w:pPr>
      <w:rPr>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8C135B"/>
    <w:multiLevelType w:val="hybridMultilevel"/>
    <w:tmpl w:val="9EA49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3A0A40"/>
    <w:multiLevelType w:val="hybridMultilevel"/>
    <w:tmpl w:val="25D24B36"/>
    <w:lvl w:ilvl="0" w:tplc="04090009">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4DA20708"/>
    <w:multiLevelType w:val="hybridMultilevel"/>
    <w:tmpl w:val="416EAB78"/>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4FA957C6"/>
    <w:multiLevelType w:val="hybridMultilevel"/>
    <w:tmpl w:val="196EE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7B16B5"/>
    <w:multiLevelType w:val="hybridMultilevel"/>
    <w:tmpl w:val="BCD495AC"/>
    <w:lvl w:ilvl="0" w:tplc="04090009">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6A71FB7"/>
    <w:multiLevelType w:val="hybridMultilevel"/>
    <w:tmpl w:val="A5B8F502"/>
    <w:lvl w:ilvl="0" w:tplc="F590372C">
      <w:start w:val="1"/>
      <w:numFmt w:val="bullet"/>
      <w:lvlText w:val=""/>
      <w:lvlJc w:val="left"/>
      <w:pPr>
        <w:ind w:left="720" w:hanging="360"/>
      </w:pPr>
      <w:rPr>
        <w:rFonts w:ascii="Wingdings" w:hAnsi="Wingdings" w:hint="default"/>
        <w:color w:val="000000" w:themeColor="text1"/>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FEC3981"/>
    <w:multiLevelType w:val="hybridMultilevel"/>
    <w:tmpl w:val="6632FE2A"/>
    <w:lvl w:ilvl="0" w:tplc="04090009">
      <w:start w:val="1"/>
      <w:numFmt w:val="bullet"/>
      <w:lvlText w:val=""/>
      <w:lvlJc w:val="left"/>
      <w:pPr>
        <w:ind w:left="3196" w:hanging="360"/>
      </w:pPr>
      <w:rPr>
        <w:rFonts w:ascii="Wingdings" w:hAnsi="Wingdings" w:hint="default"/>
      </w:rPr>
    </w:lvl>
    <w:lvl w:ilvl="1" w:tplc="18090003" w:tentative="1">
      <w:start w:val="1"/>
      <w:numFmt w:val="bullet"/>
      <w:lvlText w:val="o"/>
      <w:lvlJc w:val="left"/>
      <w:pPr>
        <w:ind w:left="1788" w:hanging="360"/>
      </w:pPr>
      <w:rPr>
        <w:rFonts w:ascii="Courier New" w:hAnsi="Courier New" w:cs="Courier New" w:hint="default"/>
      </w:rPr>
    </w:lvl>
    <w:lvl w:ilvl="2" w:tplc="18090005" w:tentative="1">
      <w:start w:val="1"/>
      <w:numFmt w:val="bullet"/>
      <w:lvlText w:val=""/>
      <w:lvlJc w:val="left"/>
      <w:pPr>
        <w:ind w:left="2508" w:hanging="360"/>
      </w:pPr>
      <w:rPr>
        <w:rFonts w:ascii="Wingdings" w:hAnsi="Wingdings" w:hint="default"/>
      </w:rPr>
    </w:lvl>
    <w:lvl w:ilvl="3" w:tplc="18090001" w:tentative="1">
      <w:start w:val="1"/>
      <w:numFmt w:val="bullet"/>
      <w:lvlText w:val=""/>
      <w:lvlJc w:val="left"/>
      <w:pPr>
        <w:ind w:left="3228" w:hanging="360"/>
      </w:pPr>
      <w:rPr>
        <w:rFonts w:ascii="Symbol" w:hAnsi="Symbol" w:hint="default"/>
      </w:rPr>
    </w:lvl>
    <w:lvl w:ilvl="4" w:tplc="18090003" w:tentative="1">
      <w:start w:val="1"/>
      <w:numFmt w:val="bullet"/>
      <w:lvlText w:val="o"/>
      <w:lvlJc w:val="left"/>
      <w:pPr>
        <w:ind w:left="3948" w:hanging="360"/>
      </w:pPr>
      <w:rPr>
        <w:rFonts w:ascii="Courier New" w:hAnsi="Courier New" w:cs="Courier New" w:hint="default"/>
      </w:rPr>
    </w:lvl>
    <w:lvl w:ilvl="5" w:tplc="18090005" w:tentative="1">
      <w:start w:val="1"/>
      <w:numFmt w:val="bullet"/>
      <w:lvlText w:val=""/>
      <w:lvlJc w:val="left"/>
      <w:pPr>
        <w:ind w:left="4668" w:hanging="360"/>
      </w:pPr>
      <w:rPr>
        <w:rFonts w:ascii="Wingdings" w:hAnsi="Wingdings" w:hint="default"/>
      </w:rPr>
    </w:lvl>
    <w:lvl w:ilvl="6" w:tplc="18090001" w:tentative="1">
      <w:start w:val="1"/>
      <w:numFmt w:val="bullet"/>
      <w:lvlText w:val=""/>
      <w:lvlJc w:val="left"/>
      <w:pPr>
        <w:ind w:left="5388" w:hanging="360"/>
      </w:pPr>
      <w:rPr>
        <w:rFonts w:ascii="Symbol" w:hAnsi="Symbol" w:hint="default"/>
      </w:rPr>
    </w:lvl>
    <w:lvl w:ilvl="7" w:tplc="18090003" w:tentative="1">
      <w:start w:val="1"/>
      <w:numFmt w:val="bullet"/>
      <w:lvlText w:val="o"/>
      <w:lvlJc w:val="left"/>
      <w:pPr>
        <w:ind w:left="6108" w:hanging="360"/>
      </w:pPr>
      <w:rPr>
        <w:rFonts w:ascii="Courier New" w:hAnsi="Courier New" w:cs="Courier New" w:hint="default"/>
      </w:rPr>
    </w:lvl>
    <w:lvl w:ilvl="8" w:tplc="18090005" w:tentative="1">
      <w:start w:val="1"/>
      <w:numFmt w:val="bullet"/>
      <w:lvlText w:val=""/>
      <w:lvlJc w:val="left"/>
      <w:pPr>
        <w:ind w:left="6828" w:hanging="360"/>
      </w:pPr>
      <w:rPr>
        <w:rFonts w:ascii="Wingdings" w:hAnsi="Wingdings" w:hint="default"/>
      </w:rPr>
    </w:lvl>
  </w:abstractNum>
  <w:abstractNum w:abstractNumId="19" w15:restartNumberingAfterBreak="0">
    <w:nsid w:val="61BC2CC4"/>
    <w:multiLevelType w:val="hybridMultilevel"/>
    <w:tmpl w:val="F904CF4E"/>
    <w:lvl w:ilvl="0" w:tplc="04090009">
      <w:start w:val="1"/>
      <w:numFmt w:val="bullet"/>
      <w:lvlText w:val=""/>
      <w:lvlJc w:val="left"/>
      <w:pPr>
        <w:ind w:left="1068" w:hanging="360"/>
      </w:pPr>
      <w:rPr>
        <w:rFonts w:ascii="Wingdings" w:hAnsi="Wingdings" w:hint="default"/>
      </w:rPr>
    </w:lvl>
    <w:lvl w:ilvl="1" w:tplc="18090003" w:tentative="1">
      <w:start w:val="1"/>
      <w:numFmt w:val="bullet"/>
      <w:lvlText w:val="o"/>
      <w:lvlJc w:val="left"/>
      <w:pPr>
        <w:ind w:left="1788" w:hanging="360"/>
      </w:pPr>
      <w:rPr>
        <w:rFonts w:ascii="Courier New" w:hAnsi="Courier New" w:cs="Courier New" w:hint="default"/>
      </w:rPr>
    </w:lvl>
    <w:lvl w:ilvl="2" w:tplc="18090005" w:tentative="1">
      <w:start w:val="1"/>
      <w:numFmt w:val="bullet"/>
      <w:lvlText w:val=""/>
      <w:lvlJc w:val="left"/>
      <w:pPr>
        <w:ind w:left="2508" w:hanging="360"/>
      </w:pPr>
      <w:rPr>
        <w:rFonts w:ascii="Wingdings" w:hAnsi="Wingdings" w:hint="default"/>
      </w:rPr>
    </w:lvl>
    <w:lvl w:ilvl="3" w:tplc="18090001" w:tentative="1">
      <w:start w:val="1"/>
      <w:numFmt w:val="bullet"/>
      <w:lvlText w:val=""/>
      <w:lvlJc w:val="left"/>
      <w:pPr>
        <w:ind w:left="3228" w:hanging="360"/>
      </w:pPr>
      <w:rPr>
        <w:rFonts w:ascii="Symbol" w:hAnsi="Symbol" w:hint="default"/>
      </w:rPr>
    </w:lvl>
    <w:lvl w:ilvl="4" w:tplc="18090003" w:tentative="1">
      <w:start w:val="1"/>
      <w:numFmt w:val="bullet"/>
      <w:lvlText w:val="o"/>
      <w:lvlJc w:val="left"/>
      <w:pPr>
        <w:ind w:left="3948" w:hanging="360"/>
      </w:pPr>
      <w:rPr>
        <w:rFonts w:ascii="Courier New" w:hAnsi="Courier New" w:cs="Courier New" w:hint="default"/>
      </w:rPr>
    </w:lvl>
    <w:lvl w:ilvl="5" w:tplc="18090005" w:tentative="1">
      <w:start w:val="1"/>
      <w:numFmt w:val="bullet"/>
      <w:lvlText w:val=""/>
      <w:lvlJc w:val="left"/>
      <w:pPr>
        <w:ind w:left="4668" w:hanging="360"/>
      </w:pPr>
      <w:rPr>
        <w:rFonts w:ascii="Wingdings" w:hAnsi="Wingdings" w:hint="default"/>
      </w:rPr>
    </w:lvl>
    <w:lvl w:ilvl="6" w:tplc="18090001" w:tentative="1">
      <w:start w:val="1"/>
      <w:numFmt w:val="bullet"/>
      <w:lvlText w:val=""/>
      <w:lvlJc w:val="left"/>
      <w:pPr>
        <w:ind w:left="5388" w:hanging="360"/>
      </w:pPr>
      <w:rPr>
        <w:rFonts w:ascii="Symbol" w:hAnsi="Symbol" w:hint="default"/>
      </w:rPr>
    </w:lvl>
    <w:lvl w:ilvl="7" w:tplc="18090003" w:tentative="1">
      <w:start w:val="1"/>
      <w:numFmt w:val="bullet"/>
      <w:lvlText w:val="o"/>
      <w:lvlJc w:val="left"/>
      <w:pPr>
        <w:ind w:left="6108" w:hanging="360"/>
      </w:pPr>
      <w:rPr>
        <w:rFonts w:ascii="Courier New" w:hAnsi="Courier New" w:cs="Courier New" w:hint="default"/>
      </w:rPr>
    </w:lvl>
    <w:lvl w:ilvl="8" w:tplc="18090005" w:tentative="1">
      <w:start w:val="1"/>
      <w:numFmt w:val="bullet"/>
      <w:lvlText w:val=""/>
      <w:lvlJc w:val="left"/>
      <w:pPr>
        <w:ind w:left="6828" w:hanging="360"/>
      </w:pPr>
      <w:rPr>
        <w:rFonts w:ascii="Wingdings" w:hAnsi="Wingdings" w:hint="default"/>
      </w:rPr>
    </w:lvl>
  </w:abstractNum>
  <w:abstractNum w:abstractNumId="20" w15:restartNumberingAfterBreak="0">
    <w:nsid w:val="6E1C0465"/>
    <w:multiLevelType w:val="hybridMultilevel"/>
    <w:tmpl w:val="8A50BD60"/>
    <w:lvl w:ilvl="0" w:tplc="04090009">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6E494301"/>
    <w:multiLevelType w:val="hybridMultilevel"/>
    <w:tmpl w:val="87DEE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5208C5"/>
    <w:multiLevelType w:val="hybridMultilevel"/>
    <w:tmpl w:val="5D26F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792676"/>
    <w:multiLevelType w:val="hybridMultilevel"/>
    <w:tmpl w:val="1A3E3C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3813ED"/>
    <w:multiLevelType w:val="hybridMultilevel"/>
    <w:tmpl w:val="55FE8C80"/>
    <w:lvl w:ilvl="0" w:tplc="04090009">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5" w15:restartNumberingAfterBreak="0">
    <w:nsid w:val="77605E7D"/>
    <w:multiLevelType w:val="hybridMultilevel"/>
    <w:tmpl w:val="4FEED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0"/>
  </w:num>
  <w:num w:numId="3">
    <w:abstractNumId w:val="23"/>
  </w:num>
  <w:num w:numId="4">
    <w:abstractNumId w:val="1"/>
  </w:num>
  <w:num w:numId="5">
    <w:abstractNumId w:val="25"/>
  </w:num>
  <w:num w:numId="6">
    <w:abstractNumId w:val="3"/>
  </w:num>
  <w:num w:numId="7">
    <w:abstractNumId w:val="15"/>
  </w:num>
  <w:num w:numId="8">
    <w:abstractNumId w:val="4"/>
  </w:num>
  <w:num w:numId="9">
    <w:abstractNumId w:val="12"/>
  </w:num>
  <w:num w:numId="10">
    <w:abstractNumId w:val="7"/>
  </w:num>
  <w:num w:numId="11">
    <w:abstractNumId w:val="5"/>
  </w:num>
  <w:num w:numId="12">
    <w:abstractNumId w:val="22"/>
  </w:num>
  <w:num w:numId="13">
    <w:abstractNumId w:val="2"/>
  </w:num>
  <w:num w:numId="14">
    <w:abstractNumId w:val="6"/>
  </w:num>
  <w:num w:numId="15">
    <w:abstractNumId w:val="0"/>
  </w:num>
  <w:num w:numId="16">
    <w:abstractNumId w:val="11"/>
  </w:num>
  <w:num w:numId="17">
    <w:abstractNumId w:val="14"/>
  </w:num>
  <w:num w:numId="18">
    <w:abstractNumId w:val="24"/>
  </w:num>
  <w:num w:numId="19">
    <w:abstractNumId w:val="18"/>
  </w:num>
  <w:num w:numId="20">
    <w:abstractNumId w:val="8"/>
  </w:num>
  <w:num w:numId="21">
    <w:abstractNumId w:val="17"/>
  </w:num>
  <w:num w:numId="22">
    <w:abstractNumId w:val="9"/>
  </w:num>
  <w:num w:numId="23">
    <w:abstractNumId w:val="19"/>
  </w:num>
  <w:num w:numId="24">
    <w:abstractNumId w:val="16"/>
  </w:num>
  <w:num w:numId="25">
    <w:abstractNumId w:val="13"/>
  </w:num>
  <w:num w:numId="26">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ostanza Vallerga">
    <w15:presenceInfo w15:providerId="AD" w15:userId="S-1-5-21-932686498-1610486119-1155464205-2790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4"/>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A31"/>
    <w:rsid w:val="00001EAB"/>
    <w:rsid w:val="00005A51"/>
    <w:rsid w:val="000071E4"/>
    <w:rsid w:val="00016217"/>
    <w:rsid w:val="00025965"/>
    <w:rsid w:val="00025A96"/>
    <w:rsid w:val="000269C5"/>
    <w:rsid w:val="00036A27"/>
    <w:rsid w:val="00047E68"/>
    <w:rsid w:val="00052619"/>
    <w:rsid w:val="00055F92"/>
    <w:rsid w:val="0005639A"/>
    <w:rsid w:val="0005718E"/>
    <w:rsid w:val="00057F4E"/>
    <w:rsid w:val="0006028A"/>
    <w:rsid w:val="00062BC3"/>
    <w:rsid w:val="00066D47"/>
    <w:rsid w:val="000937A2"/>
    <w:rsid w:val="00095FA2"/>
    <w:rsid w:val="0009760F"/>
    <w:rsid w:val="000A0F98"/>
    <w:rsid w:val="000A144A"/>
    <w:rsid w:val="000A6008"/>
    <w:rsid w:val="000B460F"/>
    <w:rsid w:val="000C5483"/>
    <w:rsid w:val="000C7D7F"/>
    <w:rsid w:val="000E1664"/>
    <w:rsid w:val="000E363E"/>
    <w:rsid w:val="000E5CD7"/>
    <w:rsid w:val="000F5718"/>
    <w:rsid w:val="000F5B6C"/>
    <w:rsid w:val="001007DF"/>
    <w:rsid w:val="0010639D"/>
    <w:rsid w:val="00107BCC"/>
    <w:rsid w:val="00110FEE"/>
    <w:rsid w:val="00126764"/>
    <w:rsid w:val="00133824"/>
    <w:rsid w:val="0014618C"/>
    <w:rsid w:val="0015147A"/>
    <w:rsid w:val="0015148F"/>
    <w:rsid w:val="001521F4"/>
    <w:rsid w:val="00156C2D"/>
    <w:rsid w:val="00161863"/>
    <w:rsid w:val="00165C3D"/>
    <w:rsid w:val="00166692"/>
    <w:rsid w:val="001703D0"/>
    <w:rsid w:val="00182D85"/>
    <w:rsid w:val="00183325"/>
    <w:rsid w:val="001834CB"/>
    <w:rsid w:val="0019733A"/>
    <w:rsid w:val="001A19F0"/>
    <w:rsid w:val="001A1FDC"/>
    <w:rsid w:val="001B10E2"/>
    <w:rsid w:val="001B3556"/>
    <w:rsid w:val="001B3883"/>
    <w:rsid w:val="001B50DC"/>
    <w:rsid w:val="001B7D56"/>
    <w:rsid w:val="001C1EF7"/>
    <w:rsid w:val="001C52E2"/>
    <w:rsid w:val="001C6AFA"/>
    <w:rsid w:val="001C7A6D"/>
    <w:rsid w:val="001D51EE"/>
    <w:rsid w:val="001D54A9"/>
    <w:rsid w:val="001D7730"/>
    <w:rsid w:val="001F1FC2"/>
    <w:rsid w:val="001F4094"/>
    <w:rsid w:val="001F4293"/>
    <w:rsid w:val="001F5192"/>
    <w:rsid w:val="00200F8F"/>
    <w:rsid w:val="00214DDE"/>
    <w:rsid w:val="00232B2A"/>
    <w:rsid w:val="00233112"/>
    <w:rsid w:val="0024772B"/>
    <w:rsid w:val="00250727"/>
    <w:rsid w:val="0025091F"/>
    <w:rsid w:val="00250C2D"/>
    <w:rsid w:val="0025168E"/>
    <w:rsid w:val="0027100C"/>
    <w:rsid w:val="00273AC1"/>
    <w:rsid w:val="00273D10"/>
    <w:rsid w:val="00295954"/>
    <w:rsid w:val="002A096B"/>
    <w:rsid w:val="002A7921"/>
    <w:rsid w:val="002E5503"/>
    <w:rsid w:val="002E58E4"/>
    <w:rsid w:val="002E6EDF"/>
    <w:rsid w:val="002E7592"/>
    <w:rsid w:val="002F29AC"/>
    <w:rsid w:val="002F3493"/>
    <w:rsid w:val="002F574A"/>
    <w:rsid w:val="002F6867"/>
    <w:rsid w:val="003141A8"/>
    <w:rsid w:val="003155F6"/>
    <w:rsid w:val="00315780"/>
    <w:rsid w:val="003367EE"/>
    <w:rsid w:val="00352422"/>
    <w:rsid w:val="00352518"/>
    <w:rsid w:val="00353C57"/>
    <w:rsid w:val="00353E47"/>
    <w:rsid w:val="00356B65"/>
    <w:rsid w:val="003640DE"/>
    <w:rsid w:val="0036412B"/>
    <w:rsid w:val="003745FB"/>
    <w:rsid w:val="0037643B"/>
    <w:rsid w:val="00380844"/>
    <w:rsid w:val="00381CB5"/>
    <w:rsid w:val="00381EDB"/>
    <w:rsid w:val="003845DB"/>
    <w:rsid w:val="00386801"/>
    <w:rsid w:val="0039042F"/>
    <w:rsid w:val="003917A6"/>
    <w:rsid w:val="003941BC"/>
    <w:rsid w:val="003A1CE1"/>
    <w:rsid w:val="003A2513"/>
    <w:rsid w:val="003A34AC"/>
    <w:rsid w:val="003A42C6"/>
    <w:rsid w:val="003B1130"/>
    <w:rsid w:val="003B1E93"/>
    <w:rsid w:val="003B69FE"/>
    <w:rsid w:val="003C3ED5"/>
    <w:rsid w:val="003C3F45"/>
    <w:rsid w:val="003C6109"/>
    <w:rsid w:val="003D04EF"/>
    <w:rsid w:val="003D1D4C"/>
    <w:rsid w:val="003D2418"/>
    <w:rsid w:val="003D6550"/>
    <w:rsid w:val="003D765A"/>
    <w:rsid w:val="003E2894"/>
    <w:rsid w:val="003F0BB7"/>
    <w:rsid w:val="003F7B04"/>
    <w:rsid w:val="00407576"/>
    <w:rsid w:val="00431321"/>
    <w:rsid w:val="00436C9A"/>
    <w:rsid w:val="00447336"/>
    <w:rsid w:val="0046750C"/>
    <w:rsid w:val="004745CF"/>
    <w:rsid w:val="00476E34"/>
    <w:rsid w:val="00480C3E"/>
    <w:rsid w:val="00482F41"/>
    <w:rsid w:val="0048519F"/>
    <w:rsid w:val="00487128"/>
    <w:rsid w:val="004922A3"/>
    <w:rsid w:val="004B0F6C"/>
    <w:rsid w:val="004B1075"/>
    <w:rsid w:val="004B3749"/>
    <w:rsid w:val="004B4BAA"/>
    <w:rsid w:val="004C0E9A"/>
    <w:rsid w:val="004D10AC"/>
    <w:rsid w:val="004D7B6C"/>
    <w:rsid w:val="004E4EBA"/>
    <w:rsid w:val="004E73FF"/>
    <w:rsid w:val="004F126B"/>
    <w:rsid w:val="004F33F8"/>
    <w:rsid w:val="0050187D"/>
    <w:rsid w:val="0050261C"/>
    <w:rsid w:val="005130E2"/>
    <w:rsid w:val="00515E17"/>
    <w:rsid w:val="0052011E"/>
    <w:rsid w:val="00524360"/>
    <w:rsid w:val="00527EB3"/>
    <w:rsid w:val="00541195"/>
    <w:rsid w:val="00553D8E"/>
    <w:rsid w:val="005547E8"/>
    <w:rsid w:val="005624E4"/>
    <w:rsid w:val="00563C57"/>
    <w:rsid w:val="005761F9"/>
    <w:rsid w:val="005766D5"/>
    <w:rsid w:val="00581D4A"/>
    <w:rsid w:val="00584177"/>
    <w:rsid w:val="00584C78"/>
    <w:rsid w:val="0058625F"/>
    <w:rsid w:val="00594632"/>
    <w:rsid w:val="0059647B"/>
    <w:rsid w:val="005A1D02"/>
    <w:rsid w:val="005A2C6D"/>
    <w:rsid w:val="005A3B03"/>
    <w:rsid w:val="005A78FA"/>
    <w:rsid w:val="005B216B"/>
    <w:rsid w:val="005B46A0"/>
    <w:rsid w:val="005C069C"/>
    <w:rsid w:val="005D5129"/>
    <w:rsid w:val="005D7FE0"/>
    <w:rsid w:val="005E65CA"/>
    <w:rsid w:val="005E6803"/>
    <w:rsid w:val="005F2C78"/>
    <w:rsid w:val="005F2D2C"/>
    <w:rsid w:val="005F33BE"/>
    <w:rsid w:val="00602465"/>
    <w:rsid w:val="00606889"/>
    <w:rsid w:val="00623E87"/>
    <w:rsid w:val="00625D4A"/>
    <w:rsid w:val="006434F7"/>
    <w:rsid w:val="00652150"/>
    <w:rsid w:val="006542B2"/>
    <w:rsid w:val="00657418"/>
    <w:rsid w:val="00662A4B"/>
    <w:rsid w:val="00664994"/>
    <w:rsid w:val="006658DF"/>
    <w:rsid w:val="00665D12"/>
    <w:rsid w:val="0067010B"/>
    <w:rsid w:val="0067041E"/>
    <w:rsid w:val="00672DB9"/>
    <w:rsid w:val="00674805"/>
    <w:rsid w:val="00680A43"/>
    <w:rsid w:val="00681195"/>
    <w:rsid w:val="00685FC0"/>
    <w:rsid w:val="00695D67"/>
    <w:rsid w:val="00696CB0"/>
    <w:rsid w:val="006A7CC0"/>
    <w:rsid w:val="006B4454"/>
    <w:rsid w:val="006B51AD"/>
    <w:rsid w:val="006B75ED"/>
    <w:rsid w:val="006C2D1D"/>
    <w:rsid w:val="006D1D15"/>
    <w:rsid w:val="006D6ADD"/>
    <w:rsid w:val="006E6259"/>
    <w:rsid w:val="006F3698"/>
    <w:rsid w:val="006F71CC"/>
    <w:rsid w:val="00702EDF"/>
    <w:rsid w:val="007062F3"/>
    <w:rsid w:val="00726AE0"/>
    <w:rsid w:val="00731564"/>
    <w:rsid w:val="00736625"/>
    <w:rsid w:val="00740BD7"/>
    <w:rsid w:val="00747EA3"/>
    <w:rsid w:val="0075345F"/>
    <w:rsid w:val="007569D3"/>
    <w:rsid w:val="00773511"/>
    <w:rsid w:val="00776087"/>
    <w:rsid w:val="007770A1"/>
    <w:rsid w:val="007968A3"/>
    <w:rsid w:val="007A16AD"/>
    <w:rsid w:val="007A16B7"/>
    <w:rsid w:val="007A2C06"/>
    <w:rsid w:val="007A3A4D"/>
    <w:rsid w:val="007B0DB1"/>
    <w:rsid w:val="007B0ED5"/>
    <w:rsid w:val="007B19B7"/>
    <w:rsid w:val="007B1EA0"/>
    <w:rsid w:val="007B349F"/>
    <w:rsid w:val="007B6851"/>
    <w:rsid w:val="007C1A9B"/>
    <w:rsid w:val="007C2DC3"/>
    <w:rsid w:val="007C4111"/>
    <w:rsid w:val="007D06E6"/>
    <w:rsid w:val="007D4A8A"/>
    <w:rsid w:val="007E2A19"/>
    <w:rsid w:val="007F4AC8"/>
    <w:rsid w:val="007F7A76"/>
    <w:rsid w:val="00801040"/>
    <w:rsid w:val="00801F52"/>
    <w:rsid w:val="00807234"/>
    <w:rsid w:val="00816251"/>
    <w:rsid w:val="008210FE"/>
    <w:rsid w:val="00831B3E"/>
    <w:rsid w:val="00847E86"/>
    <w:rsid w:val="00852FA6"/>
    <w:rsid w:val="00856508"/>
    <w:rsid w:val="00857491"/>
    <w:rsid w:val="00867B06"/>
    <w:rsid w:val="00873086"/>
    <w:rsid w:val="00875CA7"/>
    <w:rsid w:val="00877A2D"/>
    <w:rsid w:val="0088218E"/>
    <w:rsid w:val="00890FC3"/>
    <w:rsid w:val="008966FE"/>
    <w:rsid w:val="0089737E"/>
    <w:rsid w:val="008A66BD"/>
    <w:rsid w:val="008B2AEC"/>
    <w:rsid w:val="008B6606"/>
    <w:rsid w:val="008B6662"/>
    <w:rsid w:val="008C15B8"/>
    <w:rsid w:val="008C19BB"/>
    <w:rsid w:val="008C61F6"/>
    <w:rsid w:val="008D3B99"/>
    <w:rsid w:val="008E43F0"/>
    <w:rsid w:val="008F4FD6"/>
    <w:rsid w:val="00903A08"/>
    <w:rsid w:val="00916134"/>
    <w:rsid w:val="00921D2F"/>
    <w:rsid w:val="009319A0"/>
    <w:rsid w:val="009330DF"/>
    <w:rsid w:val="00933D30"/>
    <w:rsid w:val="00941FC3"/>
    <w:rsid w:val="00943C2A"/>
    <w:rsid w:val="0095434D"/>
    <w:rsid w:val="0096268B"/>
    <w:rsid w:val="0096377B"/>
    <w:rsid w:val="009647F1"/>
    <w:rsid w:val="00966C49"/>
    <w:rsid w:val="00970465"/>
    <w:rsid w:val="00981591"/>
    <w:rsid w:val="00986318"/>
    <w:rsid w:val="00987E4C"/>
    <w:rsid w:val="00991C9E"/>
    <w:rsid w:val="00993E80"/>
    <w:rsid w:val="0099476A"/>
    <w:rsid w:val="009B2CB2"/>
    <w:rsid w:val="009B5EE1"/>
    <w:rsid w:val="009D0A14"/>
    <w:rsid w:val="009D1C27"/>
    <w:rsid w:val="009D6274"/>
    <w:rsid w:val="009E1921"/>
    <w:rsid w:val="009F03C7"/>
    <w:rsid w:val="009F0AB7"/>
    <w:rsid w:val="009F7D93"/>
    <w:rsid w:val="00A02B3E"/>
    <w:rsid w:val="00A12F03"/>
    <w:rsid w:val="00A477C2"/>
    <w:rsid w:val="00A517FC"/>
    <w:rsid w:val="00A560BB"/>
    <w:rsid w:val="00A60536"/>
    <w:rsid w:val="00A66C59"/>
    <w:rsid w:val="00A70846"/>
    <w:rsid w:val="00A70F61"/>
    <w:rsid w:val="00A72D86"/>
    <w:rsid w:val="00A739EC"/>
    <w:rsid w:val="00A76CFF"/>
    <w:rsid w:val="00A91C39"/>
    <w:rsid w:val="00A9764E"/>
    <w:rsid w:val="00AA46DF"/>
    <w:rsid w:val="00AB010A"/>
    <w:rsid w:val="00AB1198"/>
    <w:rsid w:val="00AB4D0A"/>
    <w:rsid w:val="00AC0056"/>
    <w:rsid w:val="00AC07F3"/>
    <w:rsid w:val="00AC30C5"/>
    <w:rsid w:val="00AC4AA6"/>
    <w:rsid w:val="00AC6726"/>
    <w:rsid w:val="00AC7361"/>
    <w:rsid w:val="00AD7B63"/>
    <w:rsid w:val="00AE1846"/>
    <w:rsid w:val="00AE75FD"/>
    <w:rsid w:val="00AF020F"/>
    <w:rsid w:val="00AF5D6D"/>
    <w:rsid w:val="00AF6BA8"/>
    <w:rsid w:val="00B01331"/>
    <w:rsid w:val="00B04D76"/>
    <w:rsid w:val="00B07F81"/>
    <w:rsid w:val="00B133E2"/>
    <w:rsid w:val="00B14506"/>
    <w:rsid w:val="00B224C2"/>
    <w:rsid w:val="00B23A31"/>
    <w:rsid w:val="00B26E3A"/>
    <w:rsid w:val="00B27926"/>
    <w:rsid w:val="00B3162C"/>
    <w:rsid w:val="00B3721A"/>
    <w:rsid w:val="00B40D9E"/>
    <w:rsid w:val="00B41595"/>
    <w:rsid w:val="00B51E08"/>
    <w:rsid w:val="00B529A4"/>
    <w:rsid w:val="00B57BE2"/>
    <w:rsid w:val="00B62B16"/>
    <w:rsid w:val="00B65743"/>
    <w:rsid w:val="00B75AA1"/>
    <w:rsid w:val="00B76D9D"/>
    <w:rsid w:val="00B811D7"/>
    <w:rsid w:val="00B81414"/>
    <w:rsid w:val="00B82B3F"/>
    <w:rsid w:val="00B83516"/>
    <w:rsid w:val="00BA09BF"/>
    <w:rsid w:val="00BA1719"/>
    <w:rsid w:val="00BA2ADC"/>
    <w:rsid w:val="00BC0D1E"/>
    <w:rsid w:val="00BD189D"/>
    <w:rsid w:val="00BD3680"/>
    <w:rsid w:val="00BD4499"/>
    <w:rsid w:val="00BE36EC"/>
    <w:rsid w:val="00BE3A5B"/>
    <w:rsid w:val="00BE7E07"/>
    <w:rsid w:val="00BF05BD"/>
    <w:rsid w:val="00BF0A23"/>
    <w:rsid w:val="00C00521"/>
    <w:rsid w:val="00C01F79"/>
    <w:rsid w:val="00C15AA7"/>
    <w:rsid w:val="00C23156"/>
    <w:rsid w:val="00C24C83"/>
    <w:rsid w:val="00C40FA6"/>
    <w:rsid w:val="00C43975"/>
    <w:rsid w:val="00C4523B"/>
    <w:rsid w:val="00C6753D"/>
    <w:rsid w:val="00C716C8"/>
    <w:rsid w:val="00C7267D"/>
    <w:rsid w:val="00C7600C"/>
    <w:rsid w:val="00C82438"/>
    <w:rsid w:val="00C83F19"/>
    <w:rsid w:val="00C85CA9"/>
    <w:rsid w:val="00C94516"/>
    <w:rsid w:val="00C95CBC"/>
    <w:rsid w:val="00CA7C4F"/>
    <w:rsid w:val="00CC1742"/>
    <w:rsid w:val="00CC36B4"/>
    <w:rsid w:val="00CD0378"/>
    <w:rsid w:val="00CD2FB5"/>
    <w:rsid w:val="00CD70EB"/>
    <w:rsid w:val="00CE2E61"/>
    <w:rsid w:val="00CE38E5"/>
    <w:rsid w:val="00CE5AC7"/>
    <w:rsid w:val="00D01EE0"/>
    <w:rsid w:val="00D047DB"/>
    <w:rsid w:val="00D217AD"/>
    <w:rsid w:val="00D24638"/>
    <w:rsid w:val="00D333EB"/>
    <w:rsid w:val="00D353DA"/>
    <w:rsid w:val="00D5152F"/>
    <w:rsid w:val="00D51680"/>
    <w:rsid w:val="00D51DB8"/>
    <w:rsid w:val="00D5312D"/>
    <w:rsid w:val="00D673C5"/>
    <w:rsid w:val="00D72BE7"/>
    <w:rsid w:val="00D822C2"/>
    <w:rsid w:val="00D8422B"/>
    <w:rsid w:val="00D92E60"/>
    <w:rsid w:val="00D940BF"/>
    <w:rsid w:val="00DA672B"/>
    <w:rsid w:val="00DB1503"/>
    <w:rsid w:val="00DC0069"/>
    <w:rsid w:val="00DC3C93"/>
    <w:rsid w:val="00DC7BE1"/>
    <w:rsid w:val="00DD036A"/>
    <w:rsid w:val="00DD17C4"/>
    <w:rsid w:val="00DF013D"/>
    <w:rsid w:val="00DF4FCF"/>
    <w:rsid w:val="00DF5ADE"/>
    <w:rsid w:val="00E03D01"/>
    <w:rsid w:val="00E060EC"/>
    <w:rsid w:val="00E0699E"/>
    <w:rsid w:val="00E12E5F"/>
    <w:rsid w:val="00E13B09"/>
    <w:rsid w:val="00E1508A"/>
    <w:rsid w:val="00E210E5"/>
    <w:rsid w:val="00E23090"/>
    <w:rsid w:val="00E26AC3"/>
    <w:rsid w:val="00E3575C"/>
    <w:rsid w:val="00E379C0"/>
    <w:rsid w:val="00E506DE"/>
    <w:rsid w:val="00E5151E"/>
    <w:rsid w:val="00E52790"/>
    <w:rsid w:val="00E60542"/>
    <w:rsid w:val="00E661DB"/>
    <w:rsid w:val="00E66A8E"/>
    <w:rsid w:val="00E66D87"/>
    <w:rsid w:val="00E70498"/>
    <w:rsid w:val="00E7079A"/>
    <w:rsid w:val="00E70E2E"/>
    <w:rsid w:val="00E72B80"/>
    <w:rsid w:val="00E91117"/>
    <w:rsid w:val="00E951D0"/>
    <w:rsid w:val="00E95E9C"/>
    <w:rsid w:val="00EA0403"/>
    <w:rsid w:val="00EA2D86"/>
    <w:rsid w:val="00EA3ECC"/>
    <w:rsid w:val="00EB2936"/>
    <w:rsid w:val="00EC20E6"/>
    <w:rsid w:val="00EC252E"/>
    <w:rsid w:val="00EC2592"/>
    <w:rsid w:val="00ED36F8"/>
    <w:rsid w:val="00ED5600"/>
    <w:rsid w:val="00EE46C5"/>
    <w:rsid w:val="00EE725C"/>
    <w:rsid w:val="00EE7D35"/>
    <w:rsid w:val="00EF3E11"/>
    <w:rsid w:val="00EF575A"/>
    <w:rsid w:val="00F02767"/>
    <w:rsid w:val="00F10015"/>
    <w:rsid w:val="00F12B65"/>
    <w:rsid w:val="00F1330E"/>
    <w:rsid w:val="00F13919"/>
    <w:rsid w:val="00F2741E"/>
    <w:rsid w:val="00F530D1"/>
    <w:rsid w:val="00F56ACF"/>
    <w:rsid w:val="00F61645"/>
    <w:rsid w:val="00F6427C"/>
    <w:rsid w:val="00F672CA"/>
    <w:rsid w:val="00F732EE"/>
    <w:rsid w:val="00F751E7"/>
    <w:rsid w:val="00F77456"/>
    <w:rsid w:val="00F8384A"/>
    <w:rsid w:val="00F87685"/>
    <w:rsid w:val="00F8773A"/>
    <w:rsid w:val="00F94AE6"/>
    <w:rsid w:val="00F958BE"/>
    <w:rsid w:val="00FA1093"/>
    <w:rsid w:val="00FB12C7"/>
    <w:rsid w:val="00FB7C12"/>
    <w:rsid w:val="00FC3952"/>
    <w:rsid w:val="00FD22CD"/>
    <w:rsid w:val="00FD49C2"/>
    <w:rsid w:val="00FD5B7A"/>
    <w:rsid w:val="00FD6027"/>
    <w:rsid w:val="00FD72C6"/>
    <w:rsid w:val="00FE3F0E"/>
    <w:rsid w:val="00FE6A0B"/>
    <w:rsid w:val="00FF0E6D"/>
    <w:rsid w:val="00FF776C"/>
  </w:rsids>
  <m:mathPr>
    <m:mathFont m:val="Cambria Math"/>
    <m:brkBin m:val="before"/>
    <m:brkBinSub m:val="--"/>
    <m:smallFrac m:val="0"/>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B154D"/>
  <w15:docId w15:val="{EE981994-8D88-41A0-B5EC-6F447B412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51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267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24C8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51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51E7"/>
    <w:rPr>
      <w:rFonts w:ascii="Tahoma" w:hAnsi="Tahoma" w:cs="Tahoma"/>
      <w:sz w:val="16"/>
      <w:szCs w:val="16"/>
    </w:rPr>
  </w:style>
  <w:style w:type="paragraph" w:styleId="Header">
    <w:name w:val="header"/>
    <w:basedOn w:val="Normal"/>
    <w:link w:val="HeaderChar"/>
    <w:uiPriority w:val="99"/>
    <w:unhideWhenUsed/>
    <w:rsid w:val="00F751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51E7"/>
  </w:style>
  <w:style w:type="paragraph" w:styleId="Footer">
    <w:name w:val="footer"/>
    <w:basedOn w:val="Normal"/>
    <w:link w:val="FooterChar"/>
    <w:uiPriority w:val="99"/>
    <w:unhideWhenUsed/>
    <w:rsid w:val="00F751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51E7"/>
  </w:style>
  <w:style w:type="character" w:customStyle="1" w:styleId="Heading1Char">
    <w:name w:val="Heading 1 Char"/>
    <w:basedOn w:val="DefaultParagraphFont"/>
    <w:link w:val="Heading1"/>
    <w:uiPriority w:val="9"/>
    <w:rsid w:val="00F751E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25168E"/>
    <w:pPr>
      <w:ind w:left="720"/>
      <w:contextualSpacing/>
    </w:pPr>
  </w:style>
  <w:style w:type="character" w:customStyle="1" w:styleId="Heading2Char">
    <w:name w:val="Heading 2 Char"/>
    <w:basedOn w:val="DefaultParagraphFont"/>
    <w:link w:val="Heading2"/>
    <w:uiPriority w:val="9"/>
    <w:rsid w:val="00126764"/>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E7592"/>
    <w:rPr>
      <w:color w:val="0000FF" w:themeColor="hyperlink"/>
      <w:u w:val="single"/>
    </w:rPr>
  </w:style>
  <w:style w:type="character" w:customStyle="1" w:styleId="Heading3Char">
    <w:name w:val="Heading 3 Char"/>
    <w:basedOn w:val="DefaultParagraphFont"/>
    <w:link w:val="Heading3"/>
    <w:uiPriority w:val="9"/>
    <w:rsid w:val="00C24C83"/>
    <w:rPr>
      <w:rFonts w:asciiTheme="majorHAnsi" w:eastAsiaTheme="majorEastAsia" w:hAnsiTheme="majorHAnsi" w:cstheme="majorBidi"/>
      <w:b/>
      <w:bCs/>
      <w:color w:val="4F81BD" w:themeColor="accent1"/>
    </w:rPr>
  </w:style>
  <w:style w:type="paragraph" w:customStyle="1" w:styleId="Default">
    <w:name w:val="Default"/>
    <w:rsid w:val="00EA3ECC"/>
    <w:pPr>
      <w:autoSpaceDE w:val="0"/>
      <w:autoSpaceDN w:val="0"/>
      <w:adjustRightInd w:val="0"/>
      <w:spacing w:after="0" w:line="240" w:lineRule="auto"/>
    </w:pPr>
    <w:rPr>
      <w:rFonts w:ascii="Georgia" w:eastAsiaTheme="minorEastAsia" w:hAnsi="Georgia" w:cs="Georgia"/>
      <w:color w:val="000000"/>
      <w:sz w:val="24"/>
      <w:szCs w:val="24"/>
      <w:lang w:val="en-US" w:eastAsia="zh-CN"/>
    </w:rPr>
  </w:style>
  <w:style w:type="character" w:customStyle="1" w:styleId="Onopgelostemelding1">
    <w:name w:val="Onopgeloste melding1"/>
    <w:basedOn w:val="DefaultParagraphFont"/>
    <w:uiPriority w:val="99"/>
    <w:semiHidden/>
    <w:unhideWhenUsed/>
    <w:rsid w:val="006B4454"/>
    <w:rPr>
      <w:color w:val="605E5C"/>
      <w:shd w:val="clear" w:color="auto" w:fill="E1DFDD"/>
    </w:rPr>
  </w:style>
  <w:style w:type="paragraph" w:styleId="NoSpacing">
    <w:name w:val="No Spacing"/>
    <w:link w:val="NoSpacingChar"/>
    <w:uiPriority w:val="1"/>
    <w:qFormat/>
    <w:rsid w:val="005547E8"/>
    <w:pPr>
      <w:spacing w:after="0" w:line="240" w:lineRule="auto"/>
    </w:pPr>
  </w:style>
  <w:style w:type="character" w:customStyle="1" w:styleId="NoSpacingChar">
    <w:name w:val="No Spacing Char"/>
    <w:basedOn w:val="DefaultParagraphFont"/>
    <w:link w:val="NoSpacing"/>
    <w:uiPriority w:val="1"/>
    <w:rsid w:val="005547E8"/>
  </w:style>
  <w:style w:type="character" w:customStyle="1" w:styleId="positiondisplay">
    <w:name w:val="positiondisplay"/>
    <w:basedOn w:val="DefaultParagraphFont"/>
    <w:rsid w:val="0014618C"/>
  </w:style>
  <w:style w:type="character" w:styleId="FollowedHyperlink">
    <w:name w:val="FollowedHyperlink"/>
    <w:basedOn w:val="DefaultParagraphFont"/>
    <w:uiPriority w:val="99"/>
    <w:semiHidden/>
    <w:unhideWhenUsed/>
    <w:rsid w:val="00C6753D"/>
    <w:rPr>
      <w:color w:val="800080" w:themeColor="followedHyperlink"/>
      <w:u w:val="single"/>
    </w:rPr>
  </w:style>
  <w:style w:type="character" w:styleId="CommentReference">
    <w:name w:val="annotation reference"/>
    <w:basedOn w:val="DefaultParagraphFont"/>
    <w:uiPriority w:val="99"/>
    <w:semiHidden/>
    <w:unhideWhenUsed/>
    <w:rsid w:val="00E70E2E"/>
    <w:rPr>
      <w:sz w:val="16"/>
      <w:szCs w:val="16"/>
    </w:rPr>
  </w:style>
  <w:style w:type="paragraph" w:styleId="CommentText">
    <w:name w:val="annotation text"/>
    <w:basedOn w:val="Normal"/>
    <w:link w:val="CommentTextChar"/>
    <w:uiPriority w:val="99"/>
    <w:semiHidden/>
    <w:unhideWhenUsed/>
    <w:rsid w:val="00E70E2E"/>
    <w:pPr>
      <w:spacing w:line="240" w:lineRule="auto"/>
    </w:pPr>
    <w:rPr>
      <w:sz w:val="20"/>
      <w:szCs w:val="20"/>
    </w:rPr>
  </w:style>
  <w:style w:type="character" w:customStyle="1" w:styleId="CommentTextChar">
    <w:name w:val="Comment Text Char"/>
    <w:basedOn w:val="DefaultParagraphFont"/>
    <w:link w:val="CommentText"/>
    <w:uiPriority w:val="99"/>
    <w:semiHidden/>
    <w:rsid w:val="00E70E2E"/>
    <w:rPr>
      <w:sz w:val="20"/>
      <w:szCs w:val="20"/>
    </w:rPr>
  </w:style>
  <w:style w:type="paragraph" w:styleId="CommentSubject">
    <w:name w:val="annotation subject"/>
    <w:basedOn w:val="CommentText"/>
    <w:next w:val="CommentText"/>
    <w:link w:val="CommentSubjectChar"/>
    <w:uiPriority w:val="99"/>
    <w:semiHidden/>
    <w:unhideWhenUsed/>
    <w:rsid w:val="00943C2A"/>
    <w:rPr>
      <w:b/>
      <w:bCs/>
    </w:rPr>
  </w:style>
  <w:style w:type="character" w:customStyle="1" w:styleId="CommentSubjectChar">
    <w:name w:val="Comment Subject Char"/>
    <w:basedOn w:val="CommentTextChar"/>
    <w:link w:val="CommentSubject"/>
    <w:uiPriority w:val="99"/>
    <w:semiHidden/>
    <w:rsid w:val="00943C2A"/>
    <w:rPr>
      <w:b/>
      <w:bCs/>
      <w:sz w:val="20"/>
      <w:szCs w:val="20"/>
    </w:rPr>
  </w:style>
  <w:style w:type="paragraph" w:styleId="Revision">
    <w:name w:val="Revision"/>
    <w:hidden/>
    <w:uiPriority w:val="99"/>
    <w:semiHidden/>
    <w:rsid w:val="00BF0A23"/>
    <w:pPr>
      <w:spacing w:after="0" w:line="240" w:lineRule="auto"/>
    </w:pPr>
  </w:style>
  <w:style w:type="character" w:customStyle="1" w:styleId="UnresolvedMention">
    <w:name w:val="Unresolved Mention"/>
    <w:basedOn w:val="DefaultParagraphFont"/>
    <w:uiPriority w:val="99"/>
    <w:semiHidden/>
    <w:unhideWhenUsed/>
    <w:rsid w:val="00BF0A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3367601">
      <w:bodyDiv w:val="1"/>
      <w:marLeft w:val="0"/>
      <w:marRight w:val="0"/>
      <w:marTop w:val="0"/>
      <w:marBottom w:val="0"/>
      <w:divBdr>
        <w:top w:val="none" w:sz="0" w:space="0" w:color="auto"/>
        <w:left w:val="none" w:sz="0" w:space="0" w:color="auto"/>
        <w:bottom w:val="none" w:sz="0" w:space="0" w:color="auto"/>
        <w:right w:val="none" w:sz="0" w:space="0" w:color="auto"/>
      </w:divBdr>
    </w:div>
    <w:div w:id="2042052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hyperlink" Target="https://atlas.ctglab.nl/" TargetMode="External"/><Relationship Id="rId3" Type="http://schemas.openxmlformats.org/officeDocument/2006/relationships/numbering" Target="numbering.xml"/><Relationship Id="rId21" Type="http://schemas.openxmlformats.org/officeDocument/2006/relationships/hyperlink" Target="https://www.mousephenotype.org"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pubs.broadinstitute.org/mammals/haploreg/haploreg.php"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www.ensembl.org"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fuma.ctglab.nl/" TargetMode="External"/><Relationship Id="rId24" Type="http://schemas.openxmlformats.org/officeDocument/2006/relationships/hyperlink" Target="https://msk.hugeamp.org"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ard.bmj.com/content/76/12/2046" TargetMode="External"/><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genome-euro.ucsc.edu" TargetMode="External"/><Relationship Id="rId22" Type="http://schemas.openxmlformats.org/officeDocument/2006/relationships/hyperlink" Target="https://gtexportal.org/home/" TargetMode="External"/><Relationship Id="rId27" Type="http://schemas.openxmlformats.org/officeDocument/2006/relationships/hyperlink" Target="https://www.broadinstitute.org/publications/broad11906"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375918-716F-4202-9F1A-31FD420DB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1</Pages>
  <Words>3280</Words>
  <Characters>18702</Characters>
  <Application>Microsoft Office Word</Application>
  <DocSecurity>0</DocSecurity>
  <Lines>155</Lines>
  <Paragraphs>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Bioinformatic Tools Practical</vt:lpstr>
      <vt:lpstr>Bioinformatic Tools Practical</vt:lpstr>
    </vt:vector>
  </TitlesOfParts>
  <Company>Erasmus MC</Company>
  <LinksUpToDate>false</LinksUpToDate>
  <CharactersWithSpaces>21939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Bioinformatic Tools Practical</dc:title>
  <dc:subject>EL017</dc:subject>
  <dc:creator>Vid</dc:creator>
  <cp:keywords/>
  <dc:description/>
  <cp:lastModifiedBy>erasmusmc</cp:lastModifiedBy>
  <cp:revision>5</cp:revision>
  <dcterms:created xsi:type="dcterms:W3CDTF">2023-02-09T17:41:00Z</dcterms:created>
  <dcterms:modified xsi:type="dcterms:W3CDTF">2023-02-10T13:32:00Z</dcterms:modified>
</cp:coreProperties>
</file>